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7a7bf4f320714a2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505508"/>
    <w:p w:rsidR="00937BCD" w:rsidRPr="00C01DD0" w:rsidRDefault="00BB49CF" w:rsidP="00B309F0">
      <w:pPr>
        <w:pStyle w:val="CoverTitle"/>
        <w:rPr>
          <w:spacing w:val="0"/>
        </w:rPr>
      </w:pPr>
      <w:r>
        <w:fldChar w:fldCharType="begin"/>
      </w:r>
      <w:r>
        <w:instrText xml:space="preserve"> DOCPROPERTY  Title  \* MERGEFORMAT </w:instrText>
      </w:r>
      <w:r>
        <w:fldChar w:fldCharType="separate"/>
      </w:r>
      <w:proofErr w:type="gramStart"/>
      <w:r w:rsidR="00CB7128">
        <w:t>Engine knock</w:t>
      </w:r>
      <w:proofErr w:type="gramEnd"/>
      <w:r w:rsidR="00CB7128">
        <w:t xml:space="preserve"> detection using AURIX™</w:t>
      </w:r>
      <w:r>
        <w:fldChar w:fldCharType="end"/>
      </w:r>
    </w:p>
    <w:p w:rsidR="00C01DD0" w:rsidRDefault="001A2748" w:rsidP="00B309F0">
      <w:pPr>
        <w:pStyle w:val="CoverTitleContinued"/>
      </w:pPr>
      <w:fldSimple w:instr=" DOCPROPERTY  Title_continued  \* MERGEFORMAT ">
        <w:r w:rsidR="00CB7128">
          <w:t>32-bit microcontroller</w:t>
        </w:r>
      </w:fldSimple>
    </w:p>
    <w:p w:rsidR="000F5F38" w:rsidRPr="00CF50B7" w:rsidRDefault="000F5F38" w:rsidP="00B309F0">
      <w:pPr>
        <w:pStyle w:val="HeadingPreface"/>
      </w:pPr>
      <w:bookmarkStart w:id="1" w:name="_Toc430947631"/>
      <w:bookmarkStart w:id="2" w:name="_Toc431284129"/>
      <w:bookmarkStart w:id="3" w:name="_Toc431374932"/>
      <w:bookmarkStart w:id="4" w:name="_Toc431889535"/>
      <w:bookmarkStart w:id="5" w:name="_Toc431980074"/>
      <w:bookmarkStart w:id="6" w:name="_Toc460825899"/>
      <w:bookmarkStart w:id="7" w:name="_Toc461004863"/>
      <w:r w:rsidRPr="00CF50B7">
        <w:t>About this document</w:t>
      </w:r>
      <w:bookmarkEnd w:id="0"/>
      <w:bookmarkEnd w:id="1"/>
      <w:bookmarkEnd w:id="2"/>
      <w:bookmarkEnd w:id="3"/>
      <w:bookmarkEnd w:id="4"/>
      <w:bookmarkEnd w:id="5"/>
      <w:bookmarkEnd w:id="6"/>
      <w:bookmarkEnd w:id="7"/>
    </w:p>
    <w:p w:rsidR="000F5F38" w:rsidRPr="00FC6AE6" w:rsidRDefault="000F5F38" w:rsidP="00B309F0">
      <w:pPr>
        <w:pStyle w:val="Heading"/>
      </w:pPr>
      <w:r w:rsidRPr="000C4A1A">
        <w:t>Scope and purpose</w:t>
      </w:r>
    </w:p>
    <w:p w:rsidR="0063187A" w:rsidRDefault="0063187A" w:rsidP="0063187A">
      <w:pPr>
        <w:pStyle w:val="Body"/>
      </w:pPr>
      <w:r>
        <w:rPr>
          <w:rFonts w:hint="eastAsia"/>
        </w:rPr>
        <w:t xml:space="preserve">This application note describes how to implement knock detection system using </w:t>
      </w:r>
      <w:r w:rsidR="00AB5E18">
        <w:t xml:space="preserve">DSADC in </w:t>
      </w:r>
      <w:r>
        <w:rPr>
          <w:rFonts w:hint="eastAsia"/>
        </w:rPr>
        <w:t>AURIX</w:t>
      </w:r>
      <w:r w:rsidRPr="000945B9">
        <w:t>™</w:t>
      </w:r>
      <w:r>
        <w:t xml:space="preserve"> 32-bit microcontrollers</w:t>
      </w:r>
      <w:r w:rsidR="00AB5E18">
        <w:t xml:space="preserve"> from Infineon</w:t>
      </w:r>
      <w:r>
        <w:t>.</w:t>
      </w:r>
      <w:r w:rsidR="00AB5E18">
        <w:t xml:space="preserve"> This offers both the opportunity for cost reduction compared to some conventional systems, and the chance to reduce CPU load. A comparison is made between AURIX™ and the Infineon </w:t>
      </w:r>
      <w:proofErr w:type="spellStart"/>
      <w:r w:rsidR="00AB5E18">
        <w:t>Audo</w:t>
      </w:r>
      <w:proofErr w:type="spellEnd"/>
      <w:r w:rsidR="00AB5E18">
        <w:t xml:space="preserve"> device. </w:t>
      </w:r>
    </w:p>
    <w:p w:rsidR="00E8055A" w:rsidRPr="000C4A1A" w:rsidRDefault="00E8055A" w:rsidP="00B309F0">
      <w:pPr>
        <w:pStyle w:val="Heading"/>
      </w:pPr>
      <w:r w:rsidRPr="000C4A1A">
        <w:t>Intended audience</w:t>
      </w:r>
    </w:p>
    <w:p w:rsidR="0063187A" w:rsidRDefault="0063187A" w:rsidP="0063187A">
      <w:pPr>
        <w:pStyle w:val="Body"/>
      </w:pPr>
      <w:r w:rsidRPr="00965D7D">
        <w:t>This document is intended for software engineers who are interested in engine control systems involving</w:t>
      </w:r>
      <w:r>
        <w:rPr>
          <w:rFonts w:hint="eastAsia"/>
          <w:lang w:eastAsia="ko-KR"/>
        </w:rPr>
        <w:t xml:space="preserve"> </w:t>
      </w:r>
      <w:r>
        <w:rPr>
          <w:lang w:eastAsia="ko-KR"/>
        </w:rPr>
        <w:t>AURIX™ devices.</w:t>
      </w:r>
      <w:r w:rsidRPr="00965D7D">
        <w:t xml:space="preserve"> </w:t>
      </w:r>
      <w:r>
        <w:t>Engineers should have a good</w:t>
      </w:r>
      <w:r>
        <w:rPr>
          <w:rFonts w:hint="eastAsia"/>
        </w:rPr>
        <w:t xml:space="preserve"> </w:t>
      </w:r>
      <w:r>
        <w:t>understanding</w:t>
      </w:r>
      <w:r>
        <w:rPr>
          <w:rFonts w:hint="eastAsia"/>
        </w:rPr>
        <w:t xml:space="preserve"> of DSADC, Engine control and signal processing</w:t>
      </w:r>
      <w:r>
        <w:t xml:space="preserve"> before reading this document.</w:t>
      </w:r>
      <w:r>
        <w:rPr>
          <w:rFonts w:hint="eastAsia"/>
        </w:rPr>
        <w:t xml:space="preserve"> </w:t>
      </w:r>
    </w:p>
    <w:p w:rsidR="0063187A" w:rsidRDefault="0063187A" w:rsidP="0063187A">
      <w:pPr>
        <w:pStyle w:val="Body"/>
      </w:pPr>
      <w:r>
        <w:rPr>
          <w:rFonts w:hint="eastAsia"/>
        </w:rPr>
        <w:t xml:space="preserve">For more detailed </w:t>
      </w:r>
      <w:r>
        <w:t>information</w:t>
      </w:r>
      <w:r>
        <w:rPr>
          <w:rFonts w:hint="eastAsia"/>
        </w:rPr>
        <w:t xml:space="preserve"> please refer to the following Application notes:</w:t>
      </w:r>
    </w:p>
    <w:p w:rsidR="0063187A" w:rsidRDefault="0063187A" w:rsidP="0063187A">
      <w:pPr>
        <w:pStyle w:val="Bullet"/>
      </w:pPr>
      <w:r w:rsidRPr="00167A5A">
        <w:t>AP32343_Position_Minus_Time_Request_PMTR</w:t>
      </w:r>
    </w:p>
    <w:p w:rsidR="0063187A" w:rsidRDefault="0063187A" w:rsidP="0063187A">
      <w:pPr>
        <w:pStyle w:val="Bullet"/>
      </w:pPr>
      <w:r>
        <w:t xml:space="preserve">AP32222_DSADC_basics </w:t>
      </w:r>
    </w:p>
    <w:p w:rsidR="00AA3B9B" w:rsidRPr="0063187A" w:rsidRDefault="0063187A" w:rsidP="0063187A">
      <w:pPr>
        <w:pStyle w:val="Bullet"/>
      </w:pPr>
      <w:r w:rsidRPr="003D637C">
        <w:t>AP32015</w:t>
      </w:r>
      <w:r>
        <w:rPr>
          <w:rFonts w:hint="eastAsia"/>
        </w:rPr>
        <w:t>_</w:t>
      </w:r>
      <w:r w:rsidRPr="003D637C">
        <w:t xml:space="preserve"> </w:t>
      </w:r>
      <w:r>
        <w:t>Engine Knock detection using TC-1796</w:t>
      </w:r>
    </w:p>
    <w:p w:rsidR="000F5F38" w:rsidRPr="000C4A1A" w:rsidRDefault="000F5F38" w:rsidP="00B309F0">
      <w:pPr>
        <w:sectPr w:rsidR="000F5F38" w:rsidRPr="000C4A1A" w:rsidSect="006B5FCF">
          <w:headerReference w:type="default" r:id="rId9"/>
          <w:footerReference w:type="default" r:id="rId10"/>
          <w:headerReference w:type="first" r:id="rId11"/>
          <w:footerReference w:type="first" r:id="rId12"/>
          <w:footnotePr>
            <w:numRestart w:val="eachPage"/>
          </w:footnotePr>
          <w:type w:val="continuous"/>
          <w:pgSz w:w="11907" w:h="16840" w:code="9"/>
          <w:pgMar w:top="1560" w:right="850" w:bottom="993" w:left="851" w:header="284" w:footer="324" w:gutter="0"/>
          <w:cols w:space="720"/>
          <w:formProt w:val="0"/>
          <w:titlePg/>
        </w:sectPr>
      </w:pPr>
    </w:p>
    <w:p w:rsidR="002B618C" w:rsidRDefault="002B618C" w:rsidP="00B309F0">
      <w:pPr>
        <w:pStyle w:val="HeadingPreface"/>
      </w:pPr>
      <w:bookmarkStart w:id="8" w:name="_Toc431889536"/>
      <w:bookmarkStart w:id="9" w:name="_Toc431980075"/>
      <w:bookmarkStart w:id="10" w:name="_Toc460825900"/>
      <w:bookmarkStart w:id="11" w:name="_Toc461004864"/>
      <w:bookmarkStart w:id="12" w:name="_Toc430947633"/>
      <w:r>
        <w:lastRenderedPageBreak/>
        <w:t xml:space="preserve">Table of </w:t>
      </w:r>
      <w:r w:rsidR="008C428B">
        <w:t>c</w:t>
      </w:r>
      <w:r>
        <w:t>ontents</w:t>
      </w:r>
      <w:bookmarkEnd w:id="8"/>
      <w:bookmarkEnd w:id="9"/>
      <w:bookmarkEnd w:id="10"/>
      <w:bookmarkEnd w:id="11"/>
    </w:p>
    <w:sdt>
      <w:sdtPr>
        <w:rPr>
          <w:b w:val="0"/>
          <w:noProof w:val="0"/>
          <w:sz w:val="20"/>
          <w:szCs w:val="20"/>
          <w:lang w:eastAsia="de-DE"/>
        </w:rPr>
        <w:id w:val="471325130"/>
        <w:docPartObj>
          <w:docPartGallery w:val="Table of Contents"/>
          <w:docPartUnique/>
        </w:docPartObj>
      </w:sdtPr>
      <w:sdtEndPr>
        <w:rPr>
          <w:b/>
        </w:rPr>
      </w:sdtEndPr>
      <w:sdtContent>
        <w:p w:rsidR="00CB7128" w:rsidRDefault="0063187A">
          <w:pPr>
            <w:pStyle w:val="TOC1"/>
            <w:rPr>
              <w:rFonts w:asciiTheme="minorHAnsi" w:hAnsiTheme="minorHAnsi" w:cstheme="minorBidi"/>
              <w:b w:val="0"/>
            </w:rPr>
          </w:pPr>
          <w:r>
            <w:rPr>
              <w:b w:val="0"/>
              <w:sz w:val="20"/>
              <w:szCs w:val="20"/>
            </w:rPr>
            <w:fldChar w:fldCharType="begin"/>
          </w:r>
          <w:r>
            <w:rPr>
              <w:b w:val="0"/>
              <w:sz w:val="20"/>
              <w:szCs w:val="20"/>
            </w:rPr>
            <w:instrText xml:space="preserve"> TOC \o "1-4" \h \z \t "Heading                             1,1,Heading 2,2,Heading 3,3,Heading 4,4Heading_Preface,5,Heading_TOC,1" </w:instrText>
          </w:r>
          <w:r>
            <w:rPr>
              <w:b w:val="0"/>
              <w:sz w:val="20"/>
              <w:szCs w:val="20"/>
            </w:rPr>
            <w:fldChar w:fldCharType="separate"/>
          </w:r>
          <w:hyperlink w:anchor="_Toc461004863" w:history="1">
            <w:r w:rsidR="00CB7128" w:rsidRPr="00FB293F">
              <w:rPr>
                <w:rStyle w:val="Hyperlink"/>
              </w:rPr>
              <w:t>About this document</w:t>
            </w:r>
            <w:r w:rsidR="00CB7128">
              <w:rPr>
                <w:webHidden/>
              </w:rPr>
              <w:tab/>
            </w:r>
            <w:r w:rsidR="00CB7128">
              <w:rPr>
                <w:webHidden/>
              </w:rPr>
              <w:fldChar w:fldCharType="begin"/>
            </w:r>
            <w:r w:rsidR="00CB7128">
              <w:rPr>
                <w:webHidden/>
              </w:rPr>
              <w:instrText xml:space="preserve"> PAGEREF _Toc461004863 \h </w:instrText>
            </w:r>
            <w:r w:rsidR="00CB7128">
              <w:rPr>
                <w:webHidden/>
              </w:rPr>
            </w:r>
            <w:r w:rsidR="00CB7128">
              <w:rPr>
                <w:webHidden/>
              </w:rPr>
              <w:fldChar w:fldCharType="separate"/>
            </w:r>
            <w:r w:rsidR="00CB7128">
              <w:rPr>
                <w:webHidden/>
              </w:rPr>
              <w:t>1</w:t>
            </w:r>
            <w:r w:rsidR="00CB7128">
              <w:rPr>
                <w:webHidden/>
              </w:rPr>
              <w:fldChar w:fldCharType="end"/>
            </w:r>
          </w:hyperlink>
        </w:p>
        <w:p w:rsidR="00CB7128" w:rsidRDefault="00FF131D">
          <w:pPr>
            <w:pStyle w:val="TOC1"/>
            <w:rPr>
              <w:rFonts w:asciiTheme="minorHAnsi" w:hAnsiTheme="minorHAnsi" w:cstheme="minorBidi"/>
              <w:b w:val="0"/>
            </w:rPr>
          </w:pPr>
          <w:hyperlink w:anchor="_Toc461004864" w:history="1">
            <w:r w:rsidR="00CB7128" w:rsidRPr="00FB293F">
              <w:rPr>
                <w:rStyle w:val="Hyperlink"/>
              </w:rPr>
              <w:t>Table of Contents</w:t>
            </w:r>
            <w:r w:rsidR="00CB7128">
              <w:rPr>
                <w:webHidden/>
              </w:rPr>
              <w:tab/>
            </w:r>
            <w:r w:rsidR="00CB7128">
              <w:rPr>
                <w:webHidden/>
              </w:rPr>
              <w:fldChar w:fldCharType="begin"/>
            </w:r>
            <w:r w:rsidR="00CB7128">
              <w:rPr>
                <w:webHidden/>
              </w:rPr>
              <w:instrText xml:space="preserve"> PAGEREF _Toc461004864 \h </w:instrText>
            </w:r>
            <w:r w:rsidR="00CB7128">
              <w:rPr>
                <w:webHidden/>
              </w:rPr>
            </w:r>
            <w:r w:rsidR="00CB7128">
              <w:rPr>
                <w:webHidden/>
              </w:rPr>
              <w:fldChar w:fldCharType="separate"/>
            </w:r>
            <w:r w:rsidR="00CB7128">
              <w:rPr>
                <w:webHidden/>
              </w:rPr>
              <w:t>1</w:t>
            </w:r>
            <w:r w:rsidR="00CB7128">
              <w:rPr>
                <w:webHidden/>
              </w:rPr>
              <w:fldChar w:fldCharType="end"/>
            </w:r>
          </w:hyperlink>
        </w:p>
        <w:p w:rsidR="00CB7128" w:rsidRDefault="00FF131D">
          <w:pPr>
            <w:pStyle w:val="TOC1"/>
            <w:rPr>
              <w:rFonts w:asciiTheme="minorHAnsi" w:hAnsiTheme="minorHAnsi" w:cstheme="minorBidi"/>
              <w:b w:val="0"/>
            </w:rPr>
          </w:pPr>
          <w:hyperlink w:anchor="_Toc461004865" w:history="1">
            <w:r w:rsidR="00CB7128" w:rsidRPr="00FB293F">
              <w:rPr>
                <w:rStyle w:val="Hyperlink"/>
              </w:rPr>
              <w:t>1</w:t>
            </w:r>
            <w:r w:rsidR="00CB7128">
              <w:rPr>
                <w:rFonts w:asciiTheme="minorHAnsi" w:hAnsiTheme="minorHAnsi" w:cstheme="minorBidi"/>
                <w:b w:val="0"/>
              </w:rPr>
              <w:tab/>
            </w:r>
            <w:r w:rsidR="00CB7128" w:rsidRPr="00FB293F">
              <w:rPr>
                <w:rStyle w:val="Hyperlink"/>
              </w:rPr>
              <w:t>What is engine knock?</w:t>
            </w:r>
            <w:r w:rsidR="00CB7128">
              <w:rPr>
                <w:webHidden/>
              </w:rPr>
              <w:tab/>
            </w:r>
            <w:r w:rsidR="00CB7128">
              <w:rPr>
                <w:webHidden/>
              </w:rPr>
              <w:fldChar w:fldCharType="begin"/>
            </w:r>
            <w:r w:rsidR="00CB7128">
              <w:rPr>
                <w:webHidden/>
              </w:rPr>
              <w:instrText xml:space="preserve"> PAGEREF _Toc461004865 \h </w:instrText>
            </w:r>
            <w:r w:rsidR="00CB7128">
              <w:rPr>
                <w:webHidden/>
              </w:rPr>
            </w:r>
            <w:r w:rsidR="00CB7128">
              <w:rPr>
                <w:webHidden/>
              </w:rPr>
              <w:fldChar w:fldCharType="separate"/>
            </w:r>
            <w:r w:rsidR="00CB7128">
              <w:rPr>
                <w:webHidden/>
              </w:rPr>
              <w:t>3</w:t>
            </w:r>
            <w:r w:rsidR="00CB7128">
              <w:rPr>
                <w:webHidden/>
              </w:rPr>
              <w:fldChar w:fldCharType="end"/>
            </w:r>
          </w:hyperlink>
        </w:p>
        <w:p w:rsidR="00CB7128" w:rsidRDefault="00FF131D">
          <w:pPr>
            <w:pStyle w:val="TOC1"/>
            <w:rPr>
              <w:rFonts w:asciiTheme="minorHAnsi" w:hAnsiTheme="minorHAnsi" w:cstheme="minorBidi"/>
              <w:b w:val="0"/>
            </w:rPr>
          </w:pPr>
          <w:hyperlink w:anchor="_Toc461004866" w:history="1">
            <w:r w:rsidR="00CB7128" w:rsidRPr="00FB293F">
              <w:rPr>
                <w:rStyle w:val="Hyperlink"/>
              </w:rPr>
              <w:t>2</w:t>
            </w:r>
            <w:r w:rsidR="00CB7128">
              <w:rPr>
                <w:rFonts w:asciiTheme="minorHAnsi" w:hAnsiTheme="minorHAnsi" w:cstheme="minorBidi"/>
                <w:b w:val="0"/>
              </w:rPr>
              <w:tab/>
            </w:r>
            <w:r w:rsidR="00CB7128" w:rsidRPr="00FB293F">
              <w:rPr>
                <w:rStyle w:val="Hyperlink"/>
              </w:rPr>
              <w:t>Signal processing basics</w:t>
            </w:r>
            <w:r w:rsidR="00CB7128">
              <w:rPr>
                <w:webHidden/>
              </w:rPr>
              <w:tab/>
            </w:r>
            <w:r w:rsidR="00CB7128">
              <w:rPr>
                <w:webHidden/>
              </w:rPr>
              <w:fldChar w:fldCharType="begin"/>
            </w:r>
            <w:r w:rsidR="00CB7128">
              <w:rPr>
                <w:webHidden/>
              </w:rPr>
              <w:instrText xml:space="preserve"> PAGEREF _Toc461004866 \h </w:instrText>
            </w:r>
            <w:r w:rsidR="00CB7128">
              <w:rPr>
                <w:webHidden/>
              </w:rPr>
            </w:r>
            <w:r w:rsidR="00CB7128">
              <w:rPr>
                <w:webHidden/>
              </w:rPr>
              <w:fldChar w:fldCharType="separate"/>
            </w:r>
            <w:r w:rsidR="00CB7128">
              <w:rPr>
                <w:webHidden/>
              </w:rPr>
              <w:t>4</w:t>
            </w:r>
            <w:r w:rsidR="00CB7128">
              <w:rPr>
                <w:webHidden/>
              </w:rPr>
              <w:fldChar w:fldCharType="end"/>
            </w:r>
          </w:hyperlink>
        </w:p>
        <w:p w:rsidR="00CB7128" w:rsidRDefault="00FF131D">
          <w:pPr>
            <w:pStyle w:val="TOC2"/>
            <w:rPr>
              <w:rFonts w:asciiTheme="minorHAnsi" w:hAnsiTheme="minorHAnsi" w:cstheme="minorBidi"/>
            </w:rPr>
          </w:pPr>
          <w:hyperlink w:anchor="_Toc461004867" w:history="1">
            <w:r w:rsidR="00CB7128" w:rsidRPr="00FB293F">
              <w:rPr>
                <w:rStyle w:val="Hyperlink"/>
                <w:lang w:eastAsia="ko-KR"/>
              </w:rPr>
              <w:t>2.1</w:t>
            </w:r>
            <w:r w:rsidR="00CB7128">
              <w:rPr>
                <w:rFonts w:asciiTheme="minorHAnsi" w:hAnsiTheme="minorHAnsi" w:cstheme="minorBidi"/>
              </w:rPr>
              <w:tab/>
            </w:r>
            <w:r w:rsidR="00CB7128" w:rsidRPr="00FB293F">
              <w:rPr>
                <w:rStyle w:val="Hyperlink"/>
              </w:rPr>
              <w:t>Nyquist sampling theorem</w:t>
            </w:r>
            <w:r w:rsidR="00CB7128">
              <w:rPr>
                <w:webHidden/>
              </w:rPr>
              <w:tab/>
            </w:r>
            <w:r w:rsidR="00CB7128">
              <w:rPr>
                <w:webHidden/>
              </w:rPr>
              <w:fldChar w:fldCharType="begin"/>
            </w:r>
            <w:r w:rsidR="00CB7128">
              <w:rPr>
                <w:webHidden/>
              </w:rPr>
              <w:instrText xml:space="preserve"> PAGEREF _Toc461004867 \h </w:instrText>
            </w:r>
            <w:r w:rsidR="00CB7128">
              <w:rPr>
                <w:webHidden/>
              </w:rPr>
            </w:r>
            <w:r w:rsidR="00CB7128">
              <w:rPr>
                <w:webHidden/>
              </w:rPr>
              <w:fldChar w:fldCharType="separate"/>
            </w:r>
            <w:r w:rsidR="00CB7128">
              <w:rPr>
                <w:webHidden/>
              </w:rPr>
              <w:t>4</w:t>
            </w:r>
            <w:r w:rsidR="00CB7128">
              <w:rPr>
                <w:webHidden/>
              </w:rPr>
              <w:fldChar w:fldCharType="end"/>
            </w:r>
          </w:hyperlink>
        </w:p>
        <w:p w:rsidR="00CB7128" w:rsidRDefault="00FF131D">
          <w:pPr>
            <w:pStyle w:val="TOC2"/>
            <w:rPr>
              <w:rFonts w:asciiTheme="minorHAnsi" w:hAnsiTheme="minorHAnsi" w:cstheme="minorBidi"/>
            </w:rPr>
          </w:pPr>
          <w:hyperlink w:anchor="_Toc461004868" w:history="1">
            <w:r w:rsidR="00CB7128" w:rsidRPr="00FB293F">
              <w:rPr>
                <w:rStyle w:val="Hyperlink"/>
              </w:rPr>
              <w:t>2.2</w:t>
            </w:r>
            <w:r w:rsidR="00CB7128">
              <w:rPr>
                <w:rFonts w:asciiTheme="minorHAnsi" w:hAnsiTheme="minorHAnsi" w:cstheme="minorBidi"/>
              </w:rPr>
              <w:tab/>
            </w:r>
            <w:r w:rsidR="00CB7128" w:rsidRPr="00FB293F">
              <w:rPr>
                <w:rStyle w:val="Hyperlink"/>
              </w:rPr>
              <w:t>Aliasing</w:t>
            </w:r>
            <w:r w:rsidR="00CB7128">
              <w:rPr>
                <w:webHidden/>
              </w:rPr>
              <w:tab/>
            </w:r>
            <w:r w:rsidR="00CB7128">
              <w:rPr>
                <w:webHidden/>
              </w:rPr>
              <w:fldChar w:fldCharType="begin"/>
            </w:r>
            <w:r w:rsidR="00CB7128">
              <w:rPr>
                <w:webHidden/>
              </w:rPr>
              <w:instrText xml:space="preserve"> PAGEREF _Toc461004868 \h </w:instrText>
            </w:r>
            <w:r w:rsidR="00CB7128">
              <w:rPr>
                <w:webHidden/>
              </w:rPr>
            </w:r>
            <w:r w:rsidR="00CB7128">
              <w:rPr>
                <w:webHidden/>
              </w:rPr>
              <w:fldChar w:fldCharType="separate"/>
            </w:r>
            <w:r w:rsidR="00CB7128">
              <w:rPr>
                <w:webHidden/>
              </w:rPr>
              <w:t>4</w:t>
            </w:r>
            <w:r w:rsidR="00CB7128">
              <w:rPr>
                <w:webHidden/>
              </w:rPr>
              <w:fldChar w:fldCharType="end"/>
            </w:r>
          </w:hyperlink>
        </w:p>
        <w:p w:rsidR="00CB7128" w:rsidRDefault="00FF131D">
          <w:pPr>
            <w:pStyle w:val="TOC2"/>
            <w:rPr>
              <w:rFonts w:asciiTheme="minorHAnsi" w:hAnsiTheme="minorHAnsi" w:cstheme="minorBidi"/>
            </w:rPr>
          </w:pPr>
          <w:hyperlink w:anchor="_Toc461004869" w:history="1">
            <w:r w:rsidR="00CB7128" w:rsidRPr="00FB293F">
              <w:rPr>
                <w:rStyle w:val="Hyperlink"/>
              </w:rPr>
              <w:t>2.3</w:t>
            </w:r>
            <w:r w:rsidR="00CB7128">
              <w:rPr>
                <w:rFonts w:asciiTheme="minorHAnsi" w:hAnsiTheme="minorHAnsi" w:cstheme="minorBidi"/>
              </w:rPr>
              <w:tab/>
            </w:r>
            <w:r w:rsidR="00CB7128" w:rsidRPr="00FB293F">
              <w:rPr>
                <w:rStyle w:val="Hyperlink"/>
              </w:rPr>
              <w:t>Anti-aliasing</w:t>
            </w:r>
            <w:r w:rsidR="00CB7128">
              <w:rPr>
                <w:webHidden/>
              </w:rPr>
              <w:tab/>
            </w:r>
            <w:r w:rsidR="00CB7128">
              <w:rPr>
                <w:webHidden/>
              </w:rPr>
              <w:fldChar w:fldCharType="begin"/>
            </w:r>
            <w:r w:rsidR="00CB7128">
              <w:rPr>
                <w:webHidden/>
              </w:rPr>
              <w:instrText xml:space="preserve"> PAGEREF _Toc461004869 \h </w:instrText>
            </w:r>
            <w:r w:rsidR="00CB7128">
              <w:rPr>
                <w:webHidden/>
              </w:rPr>
            </w:r>
            <w:r w:rsidR="00CB7128">
              <w:rPr>
                <w:webHidden/>
              </w:rPr>
              <w:fldChar w:fldCharType="separate"/>
            </w:r>
            <w:r w:rsidR="00CB7128">
              <w:rPr>
                <w:webHidden/>
              </w:rPr>
              <w:t>4</w:t>
            </w:r>
            <w:r w:rsidR="00CB7128">
              <w:rPr>
                <w:webHidden/>
              </w:rPr>
              <w:fldChar w:fldCharType="end"/>
            </w:r>
          </w:hyperlink>
        </w:p>
        <w:p w:rsidR="00CB7128" w:rsidRDefault="00FF131D">
          <w:pPr>
            <w:pStyle w:val="TOC2"/>
            <w:rPr>
              <w:rFonts w:asciiTheme="minorHAnsi" w:hAnsiTheme="minorHAnsi" w:cstheme="minorBidi"/>
            </w:rPr>
          </w:pPr>
          <w:hyperlink w:anchor="_Toc461004870" w:history="1">
            <w:r w:rsidR="00CB7128" w:rsidRPr="00FB293F">
              <w:rPr>
                <w:rStyle w:val="Hyperlink"/>
              </w:rPr>
              <w:t>2.4</w:t>
            </w:r>
            <w:r w:rsidR="00CB7128">
              <w:rPr>
                <w:rFonts w:asciiTheme="minorHAnsi" w:hAnsiTheme="minorHAnsi" w:cstheme="minorBidi"/>
              </w:rPr>
              <w:tab/>
            </w:r>
            <w:r w:rsidR="00CB7128" w:rsidRPr="00FB293F">
              <w:rPr>
                <w:rStyle w:val="Hyperlink"/>
              </w:rPr>
              <w:t>A/D converter</w:t>
            </w:r>
            <w:r w:rsidR="00CB7128">
              <w:rPr>
                <w:webHidden/>
              </w:rPr>
              <w:tab/>
            </w:r>
            <w:r w:rsidR="00CB7128">
              <w:rPr>
                <w:webHidden/>
              </w:rPr>
              <w:fldChar w:fldCharType="begin"/>
            </w:r>
            <w:r w:rsidR="00CB7128">
              <w:rPr>
                <w:webHidden/>
              </w:rPr>
              <w:instrText xml:space="preserve"> PAGEREF _Toc461004870 \h </w:instrText>
            </w:r>
            <w:r w:rsidR="00CB7128">
              <w:rPr>
                <w:webHidden/>
              </w:rPr>
            </w:r>
            <w:r w:rsidR="00CB7128">
              <w:rPr>
                <w:webHidden/>
              </w:rPr>
              <w:fldChar w:fldCharType="separate"/>
            </w:r>
            <w:r w:rsidR="00CB7128">
              <w:rPr>
                <w:webHidden/>
              </w:rPr>
              <w:t>5</w:t>
            </w:r>
            <w:r w:rsidR="00CB7128">
              <w:rPr>
                <w:webHidden/>
              </w:rPr>
              <w:fldChar w:fldCharType="end"/>
            </w:r>
          </w:hyperlink>
        </w:p>
        <w:p w:rsidR="00CB7128" w:rsidRDefault="00FF131D">
          <w:pPr>
            <w:pStyle w:val="TOC2"/>
            <w:rPr>
              <w:rFonts w:asciiTheme="minorHAnsi" w:hAnsiTheme="minorHAnsi" w:cstheme="minorBidi"/>
            </w:rPr>
          </w:pPr>
          <w:hyperlink w:anchor="_Toc461004871" w:history="1">
            <w:r w:rsidR="00CB7128" w:rsidRPr="00FB293F">
              <w:rPr>
                <w:rStyle w:val="Hyperlink"/>
              </w:rPr>
              <w:t>2.5</w:t>
            </w:r>
            <w:r w:rsidR="00CB7128">
              <w:rPr>
                <w:rFonts w:asciiTheme="minorHAnsi" w:hAnsiTheme="minorHAnsi" w:cstheme="minorBidi"/>
              </w:rPr>
              <w:tab/>
            </w:r>
            <w:r w:rsidR="00CB7128" w:rsidRPr="00FB293F">
              <w:rPr>
                <w:rStyle w:val="Hyperlink"/>
              </w:rPr>
              <w:t>Advantage of oversampling converter</w:t>
            </w:r>
            <w:r w:rsidR="00CB7128">
              <w:rPr>
                <w:webHidden/>
              </w:rPr>
              <w:tab/>
            </w:r>
            <w:r w:rsidR="00CB7128">
              <w:rPr>
                <w:webHidden/>
              </w:rPr>
              <w:fldChar w:fldCharType="begin"/>
            </w:r>
            <w:r w:rsidR="00CB7128">
              <w:rPr>
                <w:webHidden/>
              </w:rPr>
              <w:instrText xml:space="preserve"> PAGEREF _Toc461004871 \h </w:instrText>
            </w:r>
            <w:r w:rsidR="00CB7128">
              <w:rPr>
                <w:webHidden/>
              </w:rPr>
            </w:r>
            <w:r w:rsidR="00CB7128">
              <w:rPr>
                <w:webHidden/>
              </w:rPr>
              <w:fldChar w:fldCharType="separate"/>
            </w:r>
            <w:r w:rsidR="00CB7128">
              <w:rPr>
                <w:webHidden/>
              </w:rPr>
              <w:t>5</w:t>
            </w:r>
            <w:r w:rsidR="00CB7128">
              <w:rPr>
                <w:webHidden/>
              </w:rPr>
              <w:fldChar w:fldCharType="end"/>
            </w:r>
          </w:hyperlink>
        </w:p>
        <w:p w:rsidR="00CB7128" w:rsidRDefault="00FF131D">
          <w:pPr>
            <w:pStyle w:val="TOC2"/>
            <w:rPr>
              <w:rFonts w:asciiTheme="minorHAnsi" w:hAnsiTheme="minorHAnsi" w:cstheme="minorBidi"/>
            </w:rPr>
          </w:pPr>
          <w:hyperlink w:anchor="_Toc461004872" w:history="1">
            <w:r w:rsidR="00CB7128" w:rsidRPr="00FB293F">
              <w:rPr>
                <w:rStyle w:val="Hyperlink"/>
              </w:rPr>
              <w:t>2.6</w:t>
            </w:r>
            <w:r w:rsidR="00CB7128">
              <w:rPr>
                <w:rFonts w:asciiTheme="minorHAnsi" w:hAnsiTheme="minorHAnsi" w:cstheme="minorBidi"/>
              </w:rPr>
              <w:tab/>
            </w:r>
            <w:r w:rsidR="00CB7128" w:rsidRPr="00FB293F">
              <w:rPr>
                <w:rStyle w:val="Hyperlink"/>
              </w:rPr>
              <w:t>Filter specification</w:t>
            </w:r>
            <w:r w:rsidR="00CB7128">
              <w:rPr>
                <w:webHidden/>
              </w:rPr>
              <w:tab/>
            </w:r>
            <w:r w:rsidR="00CB7128">
              <w:rPr>
                <w:webHidden/>
              </w:rPr>
              <w:fldChar w:fldCharType="begin"/>
            </w:r>
            <w:r w:rsidR="00CB7128">
              <w:rPr>
                <w:webHidden/>
              </w:rPr>
              <w:instrText xml:space="preserve"> PAGEREF _Toc461004872 \h </w:instrText>
            </w:r>
            <w:r w:rsidR="00CB7128">
              <w:rPr>
                <w:webHidden/>
              </w:rPr>
            </w:r>
            <w:r w:rsidR="00CB7128">
              <w:rPr>
                <w:webHidden/>
              </w:rPr>
              <w:fldChar w:fldCharType="separate"/>
            </w:r>
            <w:r w:rsidR="00CB7128">
              <w:rPr>
                <w:webHidden/>
              </w:rPr>
              <w:t>6</w:t>
            </w:r>
            <w:r w:rsidR="00CB7128">
              <w:rPr>
                <w:webHidden/>
              </w:rPr>
              <w:fldChar w:fldCharType="end"/>
            </w:r>
          </w:hyperlink>
        </w:p>
        <w:p w:rsidR="00CB7128" w:rsidRDefault="00FF131D">
          <w:pPr>
            <w:pStyle w:val="TOC1"/>
            <w:rPr>
              <w:rFonts w:asciiTheme="minorHAnsi" w:hAnsiTheme="minorHAnsi" w:cstheme="minorBidi"/>
              <w:b w:val="0"/>
            </w:rPr>
          </w:pPr>
          <w:hyperlink w:anchor="_Toc461004873" w:history="1">
            <w:r w:rsidR="00CB7128" w:rsidRPr="00FB293F">
              <w:rPr>
                <w:rStyle w:val="Hyperlink"/>
              </w:rPr>
              <w:t>3</w:t>
            </w:r>
            <w:r w:rsidR="00CB7128">
              <w:rPr>
                <w:rFonts w:asciiTheme="minorHAnsi" w:hAnsiTheme="minorHAnsi" w:cstheme="minorBidi"/>
                <w:b w:val="0"/>
              </w:rPr>
              <w:tab/>
            </w:r>
            <w:r w:rsidR="00CB7128" w:rsidRPr="00FB293F">
              <w:rPr>
                <w:rStyle w:val="Hyperlink"/>
              </w:rPr>
              <w:t>System concept</w:t>
            </w:r>
            <w:r w:rsidR="00CB7128">
              <w:rPr>
                <w:webHidden/>
              </w:rPr>
              <w:tab/>
            </w:r>
            <w:r w:rsidR="00CB7128">
              <w:rPr>
                <w:webHidden/>
              </w:rPr>
              <w:fldChar w:fldCharType="begin"/>
            </w:r>
            <w:r w:rsidR="00CB7128">
              <w:rPr>
                <w:webHidden/>
              </w:rPr>
              <w:instrText xml:space="preserve"> PAGEREF _Toc461004873 \h </w:instrText>
            </w:r>
            <w:r w:rsidR="00CB7128">
              <w:rPr>
                <w:webHidden/>
              </w:rPr>
            </w:r>
            <w:r w:rsidR="00CB7128">
              <w:rPr>
                <w:webHidden/>
              </w:rPr>
              <w:fldChar w:fldCharType="separate"/>
            </w:r>
            <w:r w:rsidR="00CB7128">
              <w:rPr>
                <w:webHidden/>
              </w:rPr>
              <w:t>8</w:t>
            </w:r>
            <w:r w:rsidR="00CB7128">
              <w:rPr>
                <w:webHidden/>
              </w:rPr>
              <w:fldChar w:fldCharType="end"/>
            </w:r>
          </w:hyperlink>
        </w:p>
        <w:p w:rsidR="00CB7128" w:rsidRDefault="00FF131D">
          <w:pPr>
            <w:pStyle w:val="TOC2"/>
            <w:rPr>
              <w:rFonts w:asciiTheme="minorHAnsi" w:hAnsiTheme="minorHAnsi" w:cstheme="minorBidi"/>
            </w:rPr>
          </w:pPr>
          <w:hyperlink w:anchor="_Toc461004874" w:history="1">
            <w:r w:rsidR="00CB7128" w:rsidRPr="00FB293F">
              <w:rPr>
                <w:rStyle w:val="Hyperlink"/>
              </w:rPr>
              <w:t>3.1</w:t>
            </w:r>
            <w:r w:rsidR="00CB7128">
              <w:rPr>
                <w:rFonts w:asciiTheme="minorHAnsi" w:hAnsiTheme="minorHAnsi" w:cstheme="minorBidi"/>
              </w:rPr>
              <w:tab/>
            </w:r>
            <w:r w:rsidR="00CB7128" w:rsidRPr="00FB293F">
              <w:rPr>
                <w:rStyle w:val="Hyperlink"/>
              </w:rPr>
              <w:t>Conventional system concept with Audo</w:t>
            </w:r>
            <w:r w:rsidR="00CB7128">
              <w:rPr>
                <w:webHidden/>
              </w:rPr>
              <w:tab/>
            </w:r>
            <w:r w:rsidR="00CB7128">
              <w:rPr>
                <w:webHidden/>
              </w:rPr>
              <w:fldChar w:fldCharType="begin"/>
            </w:r>
            <w:r w:rsidR="00CB7128">
              <w:rPr>
                <w:webHidden/>
              </w:rPr>
              <w:instrText xml:space="preserve"> PAGEREF _Toc461004874 \h </w:instrText>
            </w:r>
            <w:r w:rsidR="00CB7128">
              <w:rPr>
                <w:webHidden/>
              </w:rPr>
            </w:r>
            <w:r w:rsidR="00CB7128">
              <w:rPr>
                <w:webHidden/>
              </w:rPr>
              <w:fldChar w:fldCharType="separate"/>
            </w:r>
            <w:r w:rsidR="00CB7128">
              <w:rPr>
                <w:webHidden/>
              </w:rPr>
              <w:t>8</w:t>
            </w:r>
            <w:r w:rsidR="00CB7128">
              <w:rPr>
                <w:webHidden/>
              </w:rPr>
              <w:fldChar w:fldCharType="end"/>
            </w:r>
          </w:hyperlink>
        </w:p>
        <w:p w:rsidR="00CB7128" w:rsidRDefault="00FF131D">
          <w:pPr>
            <w:pStyle w:val="TOC2"/>
            <w:rPr>
              <w:rFonts w:asciiTheme="minorHAnsi" w:hAnsiTheme="minorHAnsi" w:cstheme="minorBidi"/>
            </w:rPr>
          </w:pPr>
          <w:hyperlink w:anchor="_Toc461004875" w:history="1">
            <w:r w:rsidR="00CB7128" w:rsidRPr="00FB293F">
              <w:rPr>
                <w:rStyle w:val="Hyperlink"/>
              </w:rPr>
              <w:t>3.2</w:t>
            </w:r>
            <w:r w:rsidR="00CB7128">
              <w:rPr>
                <w:rFonts w:asciiTheme="minorHAnsi" w:hAnsiTheme="minorHAnsi" w:cstheme="minorBidi"/>
              </w:rPr>
              <w:tab/>
            </w:r>
            <w:r w:rsidR="00CB7128" w:rsidRPr="00FB293F">
              <w:rPr>
                <w:rStyle w:val="Hyperlink"/>
              </w:rPr>
              <w:t>System concept with AURIX™</w:t>
            </w:r>
            <w:r w:rsidR="00CB7128">
              <w:rPr>
                <w:webHidden/>
              </w:rPr>
              <w:tab/>
            </w:r>
            <w:r w:rsidR="00CB7128">
              <w:rPr>
                <w:webHidden/>
              </w:rPr>
              <w:fldChar w:fldCharType="begin"/>
            </w:r>
            <w:r w:rsidR="00CB7128">
              <w:rPr>
                <w:webHidden/>
              </w:rPr>
              <w:instrText xml:space="preserve"> PAGEREF _Toc461004875 \h </w:instrText>
            </w:r>
            <w:r w:rsidR="00CB7128">
              <w:rPr>
                <w:webHidden/>
              </w:rPr>
            </w:r>
            <w:r w:rsidR="00CB7128">
              <w:rPr>
                <w:webHidden/>
              </w:rPr>
              <w:fldChar w:fldCharType="separate"/>
            </w:r>
            <w:r w:rsidR="00CB7128">
              <w:rPr>
                <w:webHidden/>
              </w:rPr>
              <w:t>8</w:t>
            </w:r>
            <w:r w:rsidR="00CB7128">
              <w:rPr>
                <w:webHidden/>
              </w:rPr>
              <w:fldChar w:fldCharType="end"/>
            </w:r>
          </w:hyperlink>
        </w:p>
        <w:p w:rsidR="00CB7128" w:rsidRDefault="00FF131D">
          <w:pPr>
            <w:pStyle w:val="TOC1"/>
            <w:rPr>
              <w:rFonts w:asciiTheme="minorHAnsi" w:hAnsiTheme="minorHAnsi" w:cstheme="minorBidi"/>
              <w:b w:val="0"/>
            </w:rPr>
          </w:pPr>
          <w:hyperlink w:anchor="_Toc461004876" w:history="1">
            <w:r w:rsidR="00CB7128" w:rsidRPr="00FB293F">
              <w:rPr>
                <w:rStyle w:val="Hyperlink"/>
              </w:rPr>
              <w:t>4</w:t>
            </w:r>
            <w:r w:rsidR="00CB7128">
              <w:rPr>
                <w:rFonts w:asciiTheme="minorHAnsi" w:hAnsiTheme="minorHAnsi" w:cstheme="minorBidi"/>
                <w:b w:val="0"/>
              </w:rPr>
              <w:tab/>
            </w:r>
            <w:r w:rsidR="00CB7128" w:rsidRPr="00FB293F">
              <w:rPr>
                <w:rStyle w:val="Hyperlink"/>
              </w:rPr>
              <w:t>Code implementation</w:t>
            </w:r>
            <w:r w:rsidR="00CB7128">
              <w:rPr>
                <w:webHidden/>
              </w:rPr>
              <w:tab/>
            </w:r>
            <w:r w:rsidR="00CB7128">
              <w:rPr>
                <w:webHidden/>
              </w:rPr>
              <w:fldChar w:fldCharType="begin"/>
            </w:r>
            <w:r w:rsidR="00CB7128">
              <w:rPr>
                <w:webHidden/>
              </w:rPr>
              <w:instrText xml:space="preserve"> PAGEREF _Toc461004876 \h </w:instrText>
            </w:r>
            <w:r w:rsidR="00CB7128">
              <w:rPr>
                <w:webHidden/>
              </w:rPr>
            </w:r>
            <w:r w:rsidR="00CB7128">
              <w:rPr>
                <w:webHidden/>
              </w:rPr>
              <w:fldChar w:fldCharType="separate"/>
            </w:r>
            <w:r w:rsidR="00CB7128">
              <w:rPr>
                <w:webHidden/>
              </w:rPr>
              <w:t>9</w:t>
            </w:r>
            <w:r w:rsidR="00CB7128">
              <w:rPr>
                <w:webHidden/>
              </w:rPr>
              <w:fldChar w:fldCharType="end"/>
            </w:r>
          </w:hyperlink>
        </w:p>
        <w:p w:rsidR="00CB7128" w:rsidRDefault="00FF131D">
          <w:pPr>
            <w:pStyle w:val="TOC2"/>
            <w:rPr>
              <w:rFonts w:asciiTheme="minorHAnsi" w:hAnsiTheme="minorHAnsi" w:cstheme="minorBidi"/>
            </w:rPr>
          </w:pPr>
          <w:hyperlink w:anchor="_Toc461004877" w:history="1">
            <w:r w:rsidR="00CB7128" w:rsidRPr="00FB293F">
              <w:rPr>
                <w:rStyle w:val="Hyperlink"/>
              </w:rPr>
              <w:t>4.1</w:t>
            </w:r>
            <w:r w:rsidR="00CB7128">
              <w:rPr>
                <w:rFonts w:asciiTheme="minorHAnsi" w:hAnsiTheme="minorHAnsi" w:cstheme="minorBidi"/>
              </w:rPr>
              <w:tab/>
            </w:r>
            <w:r w:rsidR="00CB7128" w:rsidRPr="00FB293F">
              <w:rPr>
                <w:rStyle w:val="Hyperlink"/>
              </w:rPr>
              <w:t>Resources</w:t>
            </w:r>
            <w:r w:rsidR="00CB7128">
              <w:rPr>
                <w:webHidden/>
              </w:rPr>
              <w:tab/>
            </w:r>
            <w:r w:rsidR="00CB7128">
              <w:rPr>
                <w:webHidden/>
              </w:rPr>
              <w:fldChar w:fldCharType="begin"/>
            </w:r>
            <w:r w:rsidR="00CB7128">
              <w:rPr>
                <w:webHidden/>
              </w:rPr>
              <w:instrText xml:space="preserve"> PAGEREF _Toc461004877 \h </w:instrText>
            </w:r>
            <w:r w:rsidR="00CB7128">
              <w:rPr>
                <w:webHidden/>
              </w:rPr>
            </w:r>
            <w:r w:rsidR="00CB7128">
              <w:rPr>
                <w:webHidden/>
              </w:rPr>
              <w:fldChar w:fldCharType="separate"/>
            </w:r>
            <w:r w:rsidR="00CB7128">
              <w:rPr>
                <w:webHidden/>
              </w:rPr>
              <w:t>9</w:t>
            </w:r>
            <w:r w:rsidR="00CB7128">
              <w:rPr>
                <w:webHidden/>
              </w:rPr>
              <w:fldChar w:fldCharType="end"/>
            </w:r>
          </w:hyperlink>
        </w:p>
        <w:p w:rsidR="00CB7128" w:rsidRDefault="00FF131D">
          <w:pPr>
            <w:pStyle w:val="TOC2"/>
            <w:rPr>
              <w:rFonts w:asciiTheme="minorHAnsi" w:hAnsiTheme="minorHAnsi" w:cstheme="minorBidi"/>
            </w:rPr>
          </w:pPr>
          <w:hyperlink w:anchor="_Toc461004878" w:history="1">
            <w:r w:rsidR="00CB7128" w:rsidRPr="00FB293F">
              <w:rPr>
                <w:rStyle w:val="Hyperlink"/>
              </w:rPr>
              <w:t>4.2</w:t>
            </w:r>
            <w:r w:rsidR="00CB7128">
              <w:rPr>
                <w:rFonts w:asciiTheme="minorHAnsi" w:hAnsiTheme="minorHAnsi" w:cstheme="minorBidi"/>
              </w:rPr>
              <w:tab/>
            </w:r>
            <w:r w:rsidR="00CB7128" w:rsidRPr="00FB293F">
              <w:rPr>
                <w:rStyle w:val="Hyperlink"/>
              </w:rPr>
              <w:t>Code operation sequence</w:t>
            </w:r>
            <w:r w:rsidR="00CB7128">
              <w:rPr>
                <w:webHidden/>
              </w:rPr>
              <w:tab/>
            </w:r>
            <w:r w:rsidR="00CB7128">
              <w:rPr>
                <w:webHidden/>
              </w:rPr>
              <w:fldChar w:fldCharType="begin"/>
            </w:r>
            <w:r w:rsidR="00CB7128">
              <w:rPr>
                <w:webHidden/>
              </w:rPr>
              <w:instrText xml:space="preserve"> PAGEREF _Toc461004878 \h </w:instrText>
            </w:r>
            <w:r w:rsidR="00CB7128">
              <w:rPr>
                <w:webHidden/>
              </w:rPr>
            </w:r>
            <w:r w:rsidR="00CB7128">
              <w:rPr>
                <w:webHidden/>
              </w:rPr>
              <w:fldChar w:fldCharType="separate"/>
            </w:r>
            <w:r w:rsidR="00CB7128">
              <w:rPr>
                <w:webHidden/>
              </w:rPr>
              <w:t>9</w:t>
            </w:r>
            <w:r w:rsidR="00CB7128">
              <w:rPr>
                <w:webHidden/>
              </w:rPr>
              <w:fldChar w:fldCharType="end"/>
            </w:r>
          </w:hyperlink>
        </w:p>
        <w:p w:rsidR="00CB7128" w:rsidRDefault="00FF131D">
          <w:pPr>
            <w:pStyle w:val="TOC3"/>
            <w:rPr>
              <w:rFonts w:asciiTheme="minorHAnsi" w:hAnsiTheme="minorHAnsi" w:cstheme="minorBidi"/>
            </w:rPr>
          </w:pPr>
          <w:hyperlink w:anchor="_Toc461004879" w:history="1">
            <w:r w:rsidR="00CB7128" w:rsidRPr="00FB293F">
              <w:rPr>
                <w:rStyle w:val="Hyperlink"/>
              </w:rPr>
              <w:t>4.2.1</w:t>
            </w:r>
            <w:r w:rsidR="00CB7128">
              <w:rPr>
                <w:rFonts w:asciiTheme="minorHAnsi" w:hAnsiTheme="minorHAnsi" w:cstheme="minorBidi"/>
              </w:rPr>
              <w:tab/>
            </w:r>
            <w:r w:rsidR="00CB7128" w:rsidRPr="00FB293F">
              <w:rPr>
                <w:rStyle w:val="Hyperlink"/>
              </w:rPr>
              <w:t>Knock window</w:t>
            </w:r>
            <w:r w:rsidR="00CB7128">
              <w:rPr>
                <w:webHidden/>
              </w:rPr>
              <w:tab/>
            </w:r>
            <w:r w:rsidR="00CB7128">
              <w:rPr>
                <w:webHidden/>
              </w:rPr>
              <w:fldChar w:fldCharType="begin"/>
            </w:r>
            <w:r w:rsidR="00CB7128">
              <w:rPr>
                <w:webHidden/>
              </w:rPr>
              <w:instrText xml:space="preserve"> PAGEREF _Toc461004879 \h </w:instrText>
            </w:r>
            <w:r w:rsidR="00CB7128">
              <w:rPr>
                <w:webHidden/>
              </w:rPr>
            </w:r>
            <w:r w:rsidR="00CB7128">
              <w:rPr>
                <w:webHidden/>
              </w:rPr>
              <w:fldChar w:fldCharType="separate"/>
            </w:r>
            <w:r w:rsidR="00CB7128">
              <w:rPr>
                <w:webHidden/>
              </w:rPr>
              <w:t>10</w:t>
            </w:r>
            <w:r w:rsidR="00CB7128">
              <w:rPr>
                <w:webHidden/>
              </w:rPr>
              <w:fldChar w:fldCharType="end"/>
            </w:r>
          </w:hyperlink>
        </w:p>
        <w:p w:rsidR="00CB7128" w:rsidRDefault="00FF131D">
          <w:pPr>
            <w:pStyle w:val="TOC2"/>
            <w:rPr>
              <w:rFonts w:asciiTheme="minorHAnsi" w:hAnsiTheme="minorHAnsi" w:cstheme="minorBidi"/>
            </w:rPr>
          </w:pPr>
          <w:hyperlink w:anchor="_Toc461004880" w:history="1">
            <w:r w:rsidR="00CB7128" w:rsidRPr="00FB293F">
              <w:rPr>
                <w:rStyle w:val="Hyperlink"/>
              </w:rPr>
              <w:t>4.3</w:t>
            </w:r>
            <w:r w:rsidR="00CB7128">
              <w:rPr>
                <w:rFonts w:asciiTheme="minorHAnsi" w:hAnsiTheme="minorHAnsi" w:cstheme="minorBidi"/>
              </w:rPr>
              <w:tab/>
            </w:r>
            <w:r w:rsidR="00CB7128" w:rsidRPr="00FB293F">
              <w:rPr>
                <w:rStyle w:val="Hyperlink"/>
              </w:rPr>
              <w:t>DSADC configuration</w:t>
            </w:r>
            <w:r w:rsidR="00CB7128">
              <w:rPr>
                <w:webHidden/>
              </w:rPr>
              <w:tab/>
            </w:r>
            <w:r w:rsidR="00CB7128">
              <w:rPr>
                <w:webHidden/>
              </w:rPr>
              <w:fldChar w:fldCharType="begin"/>
            </w:r>
            <w:r w:rsidR="00CB7128">
              <w:rPr>
                <w:webHidden/>
              </w:rPr>
              <w:instrText xml:space="preserve"> PAGEREF _Toc461004880 \h </w:instrText>
            </w:r>
            <w:r w:rsidR="00CB7128">
              <w:rPr>
                <w:webHidden/>
              </w:rPr>
            </w:r>
            <w:r w:rsidR="00CB7128">
              <w:rPr>
                <w:webHidden/>
              </w:rPr>
              <w:fldChar w:fldCharType="separate"/>
            </w:r>
            <w:r w:rsidR="00CB7128">
              <w:rPr>
                <w:webHidden/>
              </w:rPr>
              <w:t>10</w:t>
            </w:r>
            <w:r w:rsidR="00CB7128">
              <w:rPr>
                <w:webHidden/>
              </w:rPr>
              <w:fldChar w:fldCharType="end"/>
            </w:r>
          </w:hyperlink>
        </w:p>
        <w:p w:rsidR="00CB7128" w:rsidRDefault="00FF131D">
          <w:pPr>
            <w:pStyle w:val="TOC2"/>
            <w:rPr>
              <w:rFonts w:asciiTheme="minorHAnsi" w:hAnsiTheme="minorHAnsi" w:cstheme="minorBidi"/>
            </w:rPr>
          </w:pPr>
          <w:hyperlink w:anchor="_Toc461004881" w:history="1">
            <w:r w:rsidR="00CB7128" w:rsidRPr="00FB293F">
              <w:rPr>
                <w:rStyle w:val="Hyperlink"/>
              </w:rPr>
              <w:t>4.4</w:t>
            </w:r>
            <w:r w:rsidR="00CB7128">
              <w:rPr>
                <w:rFonts w:asciiTheme="minorHAnsi" w:hAnsiTheme="minorHAnsi" w:cstheme="minorBidi"/>
              </w:rPr>
              <w:tab/>
            </w:r>
            <w:r w:rsidR="00CB7128" w:rsidRPr="00FB293F">
              <w:rPr>
                <w:rStyle w:val="Hyperlink"/>
              </w:rPr>
              <w:t>Group delay</w:t>
            </w:r>
            <w:r w:rsidR="00CB7128">
              <w:rPr>
                <w:webHidden/>
              </w:rPr>
              <w:tab/>
            </w:r>
            <w:r w:rsidR="00CB7128">
              <w:rPr>
                <w:webHidden/>
              </w:rPr>
              <w:fldChar w:fldCharType="begin"/>
            </w:r>
            <w:r w:rsidR="00CB7128">
              <w:rPr>
                <w:webHidden/>
              </w:rPr>
              <w:instrText xml:space="preserve"> PAGEREF _Toc461004881 \h </w:instrText>
            </w:r>
            <w:r w:rsidR="00CB7128">
              <w:rPr>
                <w:webHidden/>
              </w:rPr>
            </w:r>
            <w:r w:rsidR="00CB7128">
              <w:rPr>
                <w:webHidden/>
              </w:rPr>
              <w:fldChar w:fldCharType="separate"/>
            </w:r>
            <w:r w:rsidR="00CB7128">
              <w:rPr>
                <w:webHidden/>
              </w:rPr>
              <w:t>11</w:t>
            </w:r>
            <w:r w:rsidR="00CB7128">
              <w:rPr>
                <w:webHidden/>
              </w:rPr>
              <w:fldChar w:fldCharType="end"/>
            </w:r>
          </w:hyperlink>
        </w:p>
        <w:p w:rsidR="00CB7128" w:rsidRDefault="00FF131D">
          <w:pPr>
            <w:pStyle w:val="TOC2"/>
            <w:rPr>
              <w:rFonts w:asciiTheme="minorHAnsi" w:hAnsiTheme="minorHAnsi" w:cstheme="minorBidi"/>
            </w:rPr>
          </w:pPr>
          <w:hyperlink w:anchor="_Toc461004882" w:history="1">
            <w:r w:rsidR="00CB7128" w:rsidRPr="00FB293F">
              <w:rPr>
                <w:rStyle w:val="Hyperlink"/>
              </w:rPr>
              <w:t>4.5</w:t>
            </w:r>
            <w:r w:rsidR="00CB7128">
              <w:rPr>
                <w:rFonts w:asciiTheme="minorHAnsi" w:hAnsiTheme="minorHAnsi" w:cstheme="minorBidi"/>
              </w:rPr>
              <w:tab/>
            </w:r>
            <w:r w:rsidR="00CB7128" w:rsidRPr="00FB293F">
              <w:rPr>
                <w:rStyle w:val="Hyperlink"/>
              </w:rPr>
              <w:t>Offset compensation</w:t>
            </w:r>
            <w:r w:rsidR="00CB7128">
              <w:rPr>
                <w:webHidden/>
              </w:rPr>
              <w:tab/>
            </w:r>
            <w:r w:rsidR="00CB7128">
              <w:rPr>
                <w:webHidden/>
              </w:rPr>
              <w:fldChar w:fldCharType="begin"/>
            </w:r>
            <w:r w:rsidR="00CB7128">
              <w:rPr>
                <w:webHidden/>
              </w:rPr>
              <w:instrText xml:space="preserve"> PAGEREF _Toc461004882 \h </w:instrText>
            </w:r>
            <w:r w:rsidR="00CB7128">
              <w:rPr>
                <w:webHidden/>
              </w:rPr>
            </w:r>
            <w:r w:rsidR="00CB7128">
              <w:rPr>
                <w:webHidden/>
              </w:rPr>
              <w:fldChar w:fldCharType="separate"/>
            </w:r>
            <w:r w:rsidR="00CB7128">
              <w:rPr>
                <w:webHidden/>
              </w:rPr>
              <w:t>12</w:t>
            </w:r>
            <w:r w:rsidR="00CB7128">
              <w:rPr>
                <w:webHidden/>
              </w:rPr>
              <w:fldChar w:fldCharType="end"/>
            </w:r>
          </w:hyperlink>
        </w:p>
        <w:p w:rsidR="00CB7128" w:rsidRDefault="00FF131D">
          <w:pPr>
            <w:pStyle w:val="TOC2"/>
            <w:rPr>
              <w:rFonts w:asciiTheme="minorHAnsi" w:hAnsiTheme="minorHAnsi" w:cstheme="minorBidi"/>
            </w:rPr>
          </w:pPr>
          <w:hyperlink w:anchor="_Toc461004883" w:history="1">
            <w:r w:rsidR="00CB7128" w:rsidRPr="00FB293F">
              <w:rPr>
                <w:rStyle w:val="Hyperlink"/>
              </w:rPr>
              <w:t>4.6</w:t>
            </w:r>
            <w:r w:rsidR="00CB7128">
              <w:rPr>
                <w:rFonts w:asciiTheme="minorHAnsi" w:hAnsiTheme="minorHAnsi" w:cstheme="minorBidi"/>
              </w:rPr>
              <w:tab/>
            </w:r>
            <w:r w:rsidR="00CB7128" w:rsidRPr="00FB293F">
              <w:rPr>
                <w:rStyle w:val="Hyperlink"/>
              </w:rPr>
              <w:t>DMA</w:t>
            </w:r>
            <w:r w:rsidR="00CB7128">
              <w:rPr>
                <w:webHidden/>
              </w:rPr>
              <w:tab/>
            </w:r>
            <w:r w:rsidR="00CB7128">
              <w:rPr>
                <w:webHidden/>
              </w:rPr>
              <w:fldChar w:fldCharType="begin"/>
            </w:r>
            <w:r w:rsidR="00CB7128">
              <w:rPr>
                <w:webHidden/>
              </w:rPr>
              <w:instrText xml:space="preserve"> PAGEREF _Toc461004883 \h </w:instrText>
            </w:r>
            <w:r w:rsidR="00CB7128">
              <w:rPr>
                <w:webHidden/>
              </w:rPr>
            </w:r>
            <w:r w:rsidR="00CB7128">
              <w:rPr>
                <w:webHidden/>
              </w:rPr>
              <w:fldChar w:fldCharType="separate"/>
            </w:r>
            <w:r w:rsidR="00CB7128">
              <w:rPr>
                <w:webHidden/>
              </w:rPr>
              <w:t>12</w:t>
            </w:r>
            <w:r w:rsidR="00CB7128">
              <w:rPr>
                <w:webHidden/>
              </w:rPr>
              <w:fldChar w:fldCharType="end"/>
            </w:r>
          </w:hyperlink>
        </w:p>
        <w:p w:rsidR="00CB7128" w:rsidRDefault="00FF131D">
          <w:pPr>
            <w:pStyle w:val="TOC2"/>
            <w:rPr>
              <w:rFonts w:asciiTheme="minorHAnsi" w:hAnsiTheme="minorHAnsi" w:cstheme="minorBidi"/>
            </w:rPr>
          </w:pPr>
          <w:hyperlink w:anchor="_Toc461004884" w:history="1">
            <w:r w:rsidR="00CB7128" w:rsidRPr="00FB293F">
              <w:rPr>
                <w:rStyle w:val="Hyperlink"/>
              </w:rPr>
              <w:t>4.7</w:t>
            </w:r>
            <w:r w:rsidR="00CB7128">
              <w:rPr>
                <w:rFonts w:asciiTheme="minorHAnsi" w:hAnsiTheme="minorHAnsi" w:cstheme="minorBidi"/>
              </w:rPr>
              <w:tab/>
            </w:r>
            <w:r w:rsidR="00CB7128" w:rsidRPr="00FB293F">
              <w:rPr>
                <w:rStyle w:val="Hyperlink"/>
              </w:rPr>
              <w:t>Signal extract</w:t>
            </w:r>
            <w:r w:rsidR="00CB7128">
              <w:rPr>
                <w:webHidden/>
              </w:rPr>
              <w:tab/>
            </w:r>
            <w:r w:rsidR="00CB7128">
              <w:rPr>
                <w:webHidden/>
              </w:rPr>
              <w:fldChar w:fldCharType="begin"/>
            </w:r>
            <w:r w:rsidR="00CB7128">
              <w:rPr>
                <w:webHidden/>
              </w:rPr>
              <w:instrText xml:space="preserve"> PAGEREF _Toc461004884 \h </w:instrText>
            </w:r>
            <w:r w:rsidR="00CB7128">
              <w:rPr>
                <w:webHidden/>
              </w:rPr>
            </w:r>
            <w:r w:rsidR="00CB7128">
              <w:rPr>
                <w:webHidden/>
              </w:rPr>
              <w:fldChar w:fldCharType="separate"/>
            </w:r>
            <w:r w:rsidR="00CB7128">
              <w:rPr>
                <w:webHidden/>
              </w:rPr>
              <w:t>12</w:t>
            </w:r>
            <w:r w:rsidR="00CB7128">
              <w:rPr>
                <w:webHidden/>
              </w:rPr>
              <w:fldChar w:fldCharType="end"/>
            </w:r>
          </w:hyperlink>
        </w:p>
        <w:p w:rsidR="00CB7128" w:rsidRDefault="00FF131D">
          <w:pPr>
            <w:pStyle w:val="TOC1"/>
            <w:rPr>
              <w:rFonts w:asciiTheme="minorHAnsi" w:hAnsiTheme="minorHAnsi" w:cstheme="minorBidi"/>
              <w:b w:val="0"/>
            </w:rPr>
          </w:pPr>
          <w:hyperlink w:anchor="_Toc461004885" w:history="1">
            <w:r w:rsidR="00CB7128" w:rsidRPr="00FB293F">
              <w:rPr>
                <w:rStyle w:val="Hyperlink"/>
                <w:lang w:eastAsia="ko-KR"/>
              </w:rPr>
              <w:t>5</w:t>
            </w:r>
            <w:r w:rsidR="00CB7128">
              <w:rPr>
                <w:rFonts w:asciiTheme="minorHAnsi" w:hAnsiTheme="minorHAnsi" w:cstheme="minorBidi"/>
                <w:b w:val="0"/>
              </w:rPr>
              <w:tab/>
            </w:r>
            <w:r w:rsidR="00CB7128" w:rsidRPr="00FB293F">
              <w:rPr>
                <w:rStyle w:val="Hyperlink"/>
              </w:rPr>
              <w:t>Performance test</w:t>
            </w:r>
            <w:r w:rsidR="00CB7128">
              <w:rPr>
                <w:webHidden/>
              </w:rPr>
              <w:tab/>
            </w:r>
            <w:r w:rsidR="00CB7128">
              <w:rPr>
                <w:webHidden/>
              </w:rPr>
              <w:fldChar w:fldCharType="begin"/>
            </w:r>
            <w:r w:rsidR="00CB7128">
              <w:rPr>
                <w:webHidden/>
              </w:rPr>
              <w:instrText xml:space="preserve"> PAGEREF _Toc461004885 \h </w:instrText>
            </w:r>
            <w:r w:rsidR="00CB7128">
              <w:rPr>
                <w:webHidden/>
              </w:rPr>
            </w:r>
            <w:r w:rsidR="00CB7128">
              <w:rPr>
                <w:webHidden/>
              </w:rPr>
              <w:fldChar w:fldCharType="separate"/>
            </w:r>
            <w:r w:rsidR="00CB7128">
              <w:rPr>
                <w:webHidden/>
              </w:rPr>
              <w:t>14</w:t>
            </w:r>
            <w:r w:rsidR="00CB7128">
              <w:rPr>
                <w:webHidden/>
              </w:rPr>
              <w:fldChar w:fldCharType="end"/>
            </w:r>
          </w:hyperlink>
        </w:p>
        <w:p w:rsidR="00CB7128" w:rsidRDefault="00FF131D">
          <w:pPr>
            <w:pStyle w:val="TOC2"/>
            <w:rPr>
              <w:rFonts w:asciiTheme="minorHAnsi" w:hAnsiTheme="minorHAnsi" w:cstheme="minorBidi"/>
            </w:rPr>
          </w:pPr>
          <w:hyperlink w:anchor="_Toc461004886" w:history="1">
            <w:r w:rsidR="00CB7128" w:rsidRPr="00FB293F">
              <w:rPr>
                <w:rStyle w:val="Hyperlink"/>
              </w:rPr>
              <w:t>5.1</w:t>
            </w:r>
            <w:r w:rsidR="00CB7128">
              <w:rPr>
                <w:rFonts w:asciiTheme="minorHAnsi" w:hAnsiTheme="minorHAnsi" w:cstheme="minorBidi"/>
              </w:rPr>
              <w:tab/>
            </w:r>
            <w:r w:rsidR="00CB7128" w:rsidRPr="00FB293F">
              <w:rPr>
                <w:rStyle w:val="Hyperlink"/>
              </w:rPr>
              <w:t>Input signal</w:t>
            </w:r>
            <w:r w:rsidR="00CB7128">
              <w:rPr>
                <w:webHidden/>
              </w:rPr>
              <w:tab/>
            </w:r>
            <w:r w:rsidR="00CB7128">
              <w:rPr>
                <w:webHidden/>
              </w:rPr>
              <w:fldChar w:fldCharType="begin"/>
            </w:r>
            <w:r w:rsidR="00CB7128">
              <w:rPr>
                <w:webHidden/>
              </w:rPr>
              <w:instrText xml:space="preserve"> PAGEREF _Toc461004886 \h </w:instrText>
            </w:r>
            <w:r w:rsidR="00CB7128">
              <w:rPr>
                <w:webHidden/>
              </w:rPr>
            </w:r>
            <w:r w:rsidR="00CB7128">
              <w:rPr>
                <w:webHidden/>
              </w:rPr>
              <w:fldChar w:fldCharType="separate"/>
            </w:r>
            <w:r w:rsidR="00CB7128">
              <w:rPr>
                <w:webHidden/>
              </w:rPr>
              <w:t>14</w:t>
            </w:r>
            <w:r w:rsidR="00CB7128">
              <w:rPr>
                <w:webHidden/>
              </w:rPr>
              <w:fldChar w:fldCharType="end"/>
            </w:r>
          </w:hyperlink>
        </w:p>
        <w:p w:rsidR="00CB7128" w:rsidRDefault="00FF131D">
          <w:pPr>
            <w:pStyle w:val="TOC2"/>
            <w:rPr>
              <w:rFonts w:asciiTheme="minorHAnsi" w:hAnsiTheme="minorHAnsi" w:cstheme="minorBidi"/>
            </w:rPr>
          </w:pPr>
          <w:hyperlink w:anchor="_Toc461004887" w:history="1">
            <w:r w:rsidR="00CB7128" w:rsidRPr="00FB293F">
              <w:rPr>
                <w:rStyle w:val="Hyperlink"/>
              </w:rPr>
              <w:t>5.2</w:t>
            </w:r>
            <w:r w:rsidR="00CB7128">
              <w:rPr>
                <w:rFonts w:asciiTheme="minorHAnsi" w:hAnsiTheme="minorHAnsi" w:cstheme="minorBidi"/>
              </w:rPr>
              <w:tab/>
            </w:r>
            <w:r w:rsidR="00CB7128" w:rsidRPr="00FB293F">
              <w:rPr>
                <w:rStyle w:val="Hyperlink"/>
              </w:rPr>
              <w:t>Analog to digital conversion validation test</w:t>
            </w:r>
            <w:r w:rsidR="00CB7128">
              <w:rPr>
                <w:webHidden/>
              </w:rPr>
              <w:tab/>
            </w:r>
            <w:r w:rsidR="00CB7128">
              <w:rPr>
                <w:webHidden/>
              </w:rPr>
              <w:fldChar w:fldCharType="begin"/>
            </w:r>
            <w:r w:rsidR="00CB7128">
              <w:rPr>
                <w:webHidden/>
              </w:rPr>
              <w:instrText xml:space="preserve"> PAGEREF _Toc461004887 \h </w:instrText>
            </w:r>
            <w:r w:rsidR="00CB7128">
              <w:rPr>
                <w:webHidden/>
              </w:rPr>
            </w:r>
            <w:r w:rsidR="00CB7128">
              <w:rPr>
                <w:webHidden/>
              </w:rPr>
              <w:fldChar w:fldCharType="separate"/>
            </w:r>
            <w:r w:rsidR="00CB7128">
              <w:rPr>
                <w:webHidden/>
              </w:rPr>
              <w:t>14</w:t>
            </w:r>
            <w:r w:rsidR="00CB7128">
              <w:rPr>
                <w:webHidden/>
              </w:rPr>
              <w:fldChar w:fldCharType="end"/>
            </w:r>
          </w:hyperlink>
        </w:p>
        <w:p w:rsidR="00CB7128" w:rsidRDefault="00FF131D">
          <w:pPr>
            <w:pStyle w:val="TOC2"/>
            <w:rPr>
              <w:rFonts w:asciiTheme="minorHAnsi" w:hAnsiTheme="minorHAnsi" w:cstheme="minorBidi"/>
            </w:rPr>
          </w:pPr>
          <w:hyperlink w:anchor="_Toc461004888" w:history="1">
            <w:r w:rsidR="00CB7128" w:rsidRPr="00FB293F">
              <w:rPr>
                <w:rStyle w:val="Hyperlink"/>
              </w:rPr>
              <w:t>5.3</w:t>
            </w:r>
            <w:r w:rsidR="00CB7128">
              <w:rPr>
                <w:rFonts w:asciiTheme="minorHAnsi" w:hAnsiTheme="minorHAnsi" w:cstheme="minorBidi"/>
              </w:rPr>
              <w:tab/>
            </w:r>
            <w:r w:rsidR="00CB7128" w:rsidRPr="00FB293F">
              <w:rPr>
                <w:rStyle w:val="Hyperlink"/>
              </w:rPr>
              <w:t>DSADC cut off frequncy validation test</w:t>
            </w:r>
            <w:r w:rsidR="00CB7128">
              <w:rPr>
                <w:webHidden/>
              </w:rPr>
              <w:tab/>
            </w:r>
            <w:r w:rsidR="00CB7128">
              <w:rPr>
                <w:webHidden/>
              </w:rPr>
              <w:fldChar w:fldCharType="begin"/>
            </w:r>
            <w:r w:rsidR="00CB7128">
              <w:rPr>
                <w:webHidden/>
              </w:rPr>
              <w:instrText xml:space="preserve"> PAGEREF _Toc461004888 \h </w:instrText>
            </w:r>
            <w:r w:rsidR="00CB7128">
              <w:rPr>
                <w:webHidden/>
              </w:rPr>
            </w:r>
            <w:r w:rsidR="00CB7128">
              <w:rPr>
                <w:webHidden/>
              </w:rPr>
              <w:fldChar w:fldCharType="separate"/>
            </w:r>
            <w:r w:rsidR="00CB7128">
              <w:rPr>
                <w:webHidden/>
              </w:rPr>
              <w:t>14</w:t>
            </w:r>
            <w:r w:rsidR="00CB7128">
              <w:rPr>
                <w:webHidden/>
              </w:rPr>
              <w:fldChar w:fldCharType="end"/>
            </w:r>
          </w:hyperlink>
        </w:p>
        <w:p w:rsidR="00CB7128" w:rsidRDefault="00FF131D">
          <w:pPr>
            <w:pStyle w:val="TOC2"/>
            <w:rPr>
              <w:rFonts w:asciiTheme="minorHAnsi" w:hAnsiTheme="minorHAnsi" w:cstheme="minorBidi"/>
            </w:rPr>
          </w:pPr>
          <w:hyperlink w:anchor="_Toc461004889" w:history="1">
            <w:r w:rsidR="00CB7128" w:rsidRPr="00FB293F">
              <w:rPr>
                <w:rStyle w:val="Hyperlink"/>
              </w:rPr>
              <w:t>5.4</w:t>
            </w:r>
            <w:r w:rsidR="00CB7128">
              <w:rPr>
                <w:rFonts w:asciiTheme="minorHAnsi" w:hAnsiTheme="minorHAnsi" w:cstheme="minorBidi"/>
              </w:rPr>
              <w:tab/>
            </w:r>
            <w:r w:rsidR="00CB7128" w:rsidRPr="00FB293F">
              <w:rPr>
                <w:rStyle w:val="Hyperlink"/>
              </w:rPr>
              <w:t>Signal extraction validation test</w:t>
            </w:r>
            <w:r w:rsidR="00CB7128">
              <w:rPr>
                <w:webHidden/>
              </w:rPr>
              <w:tab/>
            </w:r>
            <w:r w:rsidR="00CB7128">
              <w:rPr>
                <w:webHidden/>
              </w:rPr>
              <w:fldChar w:fldCharType="begin"/>
            </w:r>
            <w:r w:rsidR="00CB7128">
              <w:rPr>
                <w:webHidden/>
              </w:rPr>
              <w:instrText xml:space="preserve"> PAGEREF _Toc461004889 \h </w:instrText>
            </w:r>
            <w:r w:rsidR="00CB7128">
              <w:rPr>
                <w:webHidden/>
              </w:rPr>
            </w:r>
            <w:r w:rsidR="00CB7128">
              <w:rPr>
                <w:webHidden/>
              </w:rPr>
              <w:fldChar w:fldCharType="separate"/>
            </w:r>
            <w:r w:rsidR="00CB7128">
              <w:rPr>
                <w:webHidden/>
              </w:rPr>
              <w:t>15</w:t>
            </w:r>
            <w:r w:rsidR="00CB7128">
              <w:rPr>
                <w:webHidden/>
              </w:rPr>
              <w:fldChar w:fldCharType="end"/>
            </w:r>
          </w:hyperlink>
        </w:p>
        <w:p w:rsidR="00CB7128" w:rsidRDefault="00FF131D">
          <w:pPr>
            <w:pStyle w:val="TOC1"/>
            <w:rPr>
              <w:rFonts w:asciiTheme="minorHAnsi" w:hAnsiTheme="minorHAnsi" w:cstheme="minorBidi"/>
              <w:b w:val="0"/>
            </w:rPr>
          </w:pPr>
          <w:hyperlink w:anchor="_Toc461004890" w:history="1">
            <w:r w:rsidR="00CB7128" w:rsidRPr="00FB293F">
              <w:rPr>
                <w:rStyle w:val="Hyperlink"/>
              </w:rPr>
              <w:t>6</w:t>
            </w:r>
            <w:r w:rsidR="00CB7128">
              <w:rPr>
                <w:rFonts w:asciiTheme="minorHAnsi" w:hAnsiTheme="minorHAnsi" w:cstheme="minorBidi"/>
                <w:b w:val="0"/>
              </w:rPr>
              <w:tab/>
            </w:r>
            <w:r w:rsidR="00CB7128" w:rsidRPr="00FB293F">
              <w:rPr>
                <w:rStyle w:val="Hyperlink"/>
              </w:rPr>
              <w:t>Check point</w:t>
            </w:r>
            <w:r w:rsidR="00CB7128">
              <w:rPr>
                <w:webHidden/>
              </w:rPr>
              <w:tab/>
            </w:r>
            <w:r w:rsidR="00CB7128">
              <w:rPr>
                <w:webHidden/>
              </w:rPr>
              <w:fldChar w:fldCharType="begin"/>
            </w:r>
            <w:r w:rsidR="00CB7128">
              <w:rPr>
                <w:webHidden/>
              </w:rPr>
              <w:instrText xml:space="preserve"> PAGEREF _Toc461004890 \h </w:instrText>
            </w:r>
            <w:r w:rsidR="00CB7128">
              <w:rPr>
                <w:webHidden/>
              </w:rPr>
            </w:r>
            <w:r w:rsidR="00CB7128">
              <w:rPr>
                <w:webHidden/>
              </w:rPr>
              <w:fldChar w:fldCharType="separate"/>
            </w:r>
            <w:r w:rsidR="00CB7128">
              <w:rPr>
                <w:webHidden/>
              </w:rPr>
              <w:t>17</w:t>
            </w:r>
            <w:r w:rsidR="00CB7128">
              <w:rPr>
                <w:webHidden/>
              </w:rPr>
              <w:fldChar w:fldCharType="end"/>
            </w:r>
          </w:hyperlink>
        </w:p>
        <w:p w:rsidR="00CB7128" w:rsidRDefault="00FF131D">
          <w:pPr>
            <w:pStyle w:val="TOC1"/>
            <w:rPr>
              <w:rFonts w:asciiTheme="minorHAnsi" w:hAnsiTheme="minorHAnsi" w:cstheme="minorBidi"/>
              <w:b w:val="0"/>
            </w:rPr>
          </w:pPr>
          <w:hyperlink w:anchor="_Toc461004891" w:history="1">
            <w:r w:rsidR="00CB7128" w:rsidRPr="00FB293F">
              <w:rPr>
                <w:rStyle w:val="Hyperlink"/>
              </w:rPr>
              <w:t>7</w:t>
            </w:r>
            <w:r w:rsidR="00CB7128">
              <w:rPr>
                <w:rFonts w:asciiTheme="minorHAnsi" w:hAnsiTheme="minorHAnsi" w:cstheme="minorBidi"/>
                <w:b w:val="0"/>
              </w:rPr>
              <w:tab/>
            </w:r>
            <w:r w:rsidR="00CB7128" w:rsidRPr="00FB293F">
              <w:rPr>
                <w:rStyle w:val="Hyperlink"/>
              </w:rPr>
              <w:t>Driver API</w:t>
            </w:r>
            <w:r w:rsidR="00CB7128">
              <w:rPr>
                <w:webHidden/>
              </w:rPr>
              <w:tab/>
            </w:r>
            <w:r w:rsidR="00CB7128">
              <w:rPr>
                <w:webHidden/>
              </w:rPr>
              <w:fldChar w:fldCharType="begin"/>
            </w:r>
            <w:r w:rsidR="00CB7128">
              <w:rPr>
                <w:webHidden/>
              </w:rPr>
              <w:instrText xml:space="preserve"> PAGEREF _Toc461004891 \h </w:instrText>
            </w:r>
            <w:r w:rsidR="00CB7128">
              <w:rPr>
                <w:webHidden/>
              </w:rPr>
            </w:r>
            <w:r w:rsidR="00CB7128">
              <w:rPr>
                <w:webHidden/>
              </w:rPr>
              <w:fldChar w:fldCharType="separate"/>
            </w:r>
            <w:r w:rsidR="00CB7128">
              <w:rPr>
                <w:webHidden/>
              </w:rPr>
              <w:t>18</w:t>
            </w:r>
            <w:r w:rsidR="00CB7128">
              <w:rPr>
                <w:webHidden/>
              </w:rPr>
              <w:fldChar w:fldCharType="end"/>
            </w:r>
          </w:hyperlink>
        </w:p>
        <w:p w:rsidR="00CB7128" w:rsidRDefault="00FF131D">
          <w:pPr>
            <w:pStyle w:val="TOC1"/>
            <w:rPr>
              <w:rFonts w:asciiTheme="minorHAnsi" w:hAnsiTheme="minorHAnsi" w:cstheme="minorBidi"/>
              <w:b w:val="0"/>
            </w:rPr>
          </w:pPr>
          <w:hyperlink w:anchor="_Toc461004892" w:history="1">
            <w:r w:rsidR="00CB7128" w:rsidRPr="00FB293F">
              <w:rPr>
                <w:rStyle w:val="Hyperlink"/>
              </w:rPr>
              <w:t>8</w:t>
            </w:r>
            <w:r w:rsidR="00CB7128">
              <w:rPr>
                <w:rFonts w:asciiTheme="minorHAnsi" w:hAnsiTheme="minorHAnsi" w:cstheme="minorBidi"/>
                <w:b w:val="0"/>
              </w:rPr>
              <w:tab/>
            </w:r>
            <w:r w:rsidR="00CB7128" w:rsidRPr="00FB293F">
              <w:rPr>
                <w:rStyle w:val="Hyperlink"/>
              </w:rPr>
              <w:t>Driver files and folder structure</w:t>
            </w:r>
            <w:r w:rsidR="00CB7128">
              <w:rPr>
                <w:webHidden/>
              </w:rPr>
              <w:tab/>
            </w:r>
            <w:r w:rsidR="00CB7128">
              <w:rPr>
                <w:webHidden/>
              </w:rPr>
              <w:fldChar w:fldCharType="begin"/>
            </w:r>
            <w:r w:rsidR="00CB7128">
              <w:rPr>
                <w:webHidden/>
              </w:rPr>
              <w:instrText xml:space="preserve"> PAGEREF _Toc461004892 \h </w:instrText>
            </w:r>
            <w:r w:rsidR="00CB7128">
              <w:rPr>
                <w:webHidden/>
              </w:rPr>
            </w:r>
            <w:r w:rsidR="00CB7128">
              <w:rPr>
                <w:webHidden/>
              </w:rPr>
              <w:fldChar w:fldCharType="separate"/>
            </w:r>
            <w:r w:rsidR="00CB7128">
              <w:rPr>
                <w:webHidden/>
              </w:rPr>
              <w:t>19</w:t>
            </w:r>
            <w:r w:rsidR="00CB7128">
              <w:rPr>
                <w:webHidden/>
              </w:rPr>
              <w:fldChar w:fldCharType="end"/>
            </w:r>
          </w:hyperlink>
        </w:p>
        <w:p w:rsidR="00CB7128" w:rsidRDefault="00FF131D">
          <w:pPr>
            <w:pStyle w:val="TOC1"/>
            <w:rPr>
              <w:rFonts w:asciiTheme="minorHAnsi" w:hAnsiTheme="minorHAnsi" w:cstheme="minorBidi"/>
              <w:b w:val="0"/>
            </w:rPr>
          </w:pPr>
          <w:hyperlink w:anchor="_Toc461004893" w:history="1">
            <w:r w:rsidR="00CB7128" w:rsidRPr="00FB293F">
              <w:rPr>
                <w:rStyle w:val="Hyperlink"/>
              </w:rPr>
              <w:t>9</w:t>
            </w:r>
            <w:r w:rsidR="00CB7128">
              <w:rPr>
                <w:rFonts w:asciiTheme="minorHAnsi" w:hAnsiTheme="minorHAnsi" w:cstheme="minorBidi"/>
                <w:b w:val="0"/>
              </w:rPr>
              <w:tab/>
            </w:r>
            <w:r w:rsidR="00CB7128" w:rsidRPr="00FB293F">
              <w:rPr>
                <w:rStyle w:val="Hyperlink"/>
              </w:rPr>
              <w:t>References</w:t>
            </w:r>
            <w:r w:rsidR="00CB7128">
              <w:rPr>
                <w:webHidden/>
              </w:rPr>
              <w:tab/>
            </w:r>
            <w:r w:rsidR="00CB7128">
              <w:rPr>
                <w:webHidden/>
              </w:rPr>
              <w:fldChar w:fldCharType="begin"/>
            </w:r>
            <w:r w:rsidR="00CB7128">
              <w:rPr>
                <w:webHidden/>
              </w:rPr>
              <w:instrText xml:space="preserve"> PAGEREF _Toc461004893 \h </w:instrText>
            </w:r>
            <w:r w:rsidR="00CB7128">
              <w:rPr>
                <w:webHidden/>
              </w:rPr>
            </w:r>
            <w:r w:rsidR="00CB7128">
              <w:rPr>
                <w:webHidden/>
              </w:rPr>
              <w:fldChar w:fldCharType="separate"/>
            </w:r>
            <w:r w:rsidR="00CB7128">
              <w:rPr>
                <w:webHidden/>
              </w:rPr>
              <w:t>20</w:t>
            </w:r>
            <w:r w:rsidR="00CB7128">
              <w:rPr>
                <w:webHidden/>
              </w:rPr>
              <w:fldChar w:fldCharType="end"/>
            </w:r>
          </w:hyperlink>
        </w:p>
        <w:p w:rsidR="00CB7128" w:rsidRDefault="00FF131D">
          <w:pPr>
            <w:pStyle w:val="TOC1"/>
            <w:rPr>
              <w:rFonts w:asciiTheme="minorHAnsi" w:hAnsiTheme="minorHAnsi" w:cstheme="minorBidi"/>
              <w:b w:val="0"/>
            </w:rPr>
          </w:pPr>
          <w:hyperlink w:anchor="_Toc461004894" w:history="1">
            <w:r w:rsidR="00CB7128" w:rsidRPr="00FB293F">
              <w:rPr>
                <w:rStyle w:val="Hyperlink"/>
              </w:rPr>
              <w:t>Revision History</w:t>
            </w:r>
            <w:r w:rsidR="00CB7128">
              <w:rPr>
                <w:webHidden/>
              </w:rPr>
              <w:tab/>
            </w:r>
            <w:r w:rsidR="00CB7128">
              <w:rPr>
                <w:webHidden/>
              </w:rPr>
              <w:fldChar w:fldCharType="begin"/>
            </w:r>
            <w:r w:rsidR="00CB7128">
              <w:rPr>
                <w:webHidden/>
              </w:rPr>
              <w:instrText xml:space="preserve"> PAGEREF _Toc461004894 \h </w:instrText>
            </w:r>
            <w:r w:rsidR="00CB7128">
              <w:rPr>
                <w:webHidden/>
              </w:rPr>
            </w:r>
            <w:r w:rsidR="00CB7128">
              <w:rPr>
                <w:webHidden/>
              </w:rPr>
              <w:fldChar w:fldCharType="separate"/>
            </w:r>
            <w:r w:rsidR="00CB7128">
              <w:rPr>
                <w:webHidden/>
              </w:rPr>
              <w:t>21</w:t>
            </w:r>
            <w:r w:rsidR="00CB7128">
              <w:rPr>
                <w:webHidden/>
              </w:rPr>
              <w:fldChar w:fldCharType="end"/>
            </w:r>
          </w:hyperlink>
        </w:p>
        <w:p w:rsidR="0063187A" w:rsidRDefault="0063187A" w:rsidP="00B309F0">
          <w:pPr>
            <w:pStyle w:val="Body"/>
          </w:pPr>
          <w:r>
            <w:rPr>
              <w:b/>
              <w:noProof/>
              <w:sz w:val="20"/>
              <w:szCs w:val="20"/>
            </w:rPr>
            <w:fldChar w:fldCharType="end"/>
          </w:r>
        </w:p>
      </w:sdtContent>
    </w:sdt>
    <w:p w:rsidR="00A8789F" w:rsidRDefault="00A8789F" w:rsidP="0063187A">
      <w:pPr>
        <w:pStyle w:val="Body"/>
        <w:jc w:val="right"/>
      </w:pPr>
    </w:p>
    <w:p w:rsidR="00A8789F" w:rsidRDefault="00A8789F" w:rsidP="00B309F0">
      <w:pPr>
        <w:pStyle w:val="Body"/>
      </w:pPr>
    </w:p>
    <w:p w:rsidR="00A8789F" w:rsidRDefault="00A8789F" w:rsidP="00B309F0">
      <w:pPr>
        <w:pStyle w:val="Body"/>
      </w:pPr>
    </w:p>
    <w:p w:rsidR="00A8789F" w:rsidRDefault="00A8789F" w:rsidP="00B309F0">
      <w:pPr>
        <w:pStyle w:val="Body"/>
        <w:sectPr w:rsidR="00A8789F" w:rsidSect="0002495E">
          <w:headerReference w:type="default" r:id="rId13"/>
          <w:footnotePr>
            <w:numRestart w:val="eachPage"/>
          </w:footnotePr>
          <w:type w:val="continuous"/>
          <w:pgSz w:w="11907" w:h="16840" w:code="9"/>
          <w:pgMar w:top="1701" w:right="850" w:bottom="993" w:left="851" w:header="285" w:footer="371" w:gutter="0"/>
          <w:cols w:space="720"/>
          <w:formProt w:val="0"/>
          <w:docGrid w:linePitch="299"/>
        </w:sectPr>
      </w:pPr>
    </w:p>
    <w:bookmarkEnd w:id="12"/>
    <w:p w:rsidR="00B309F0" w:rsidRDefault="0002495E" w:rsidP="00B309F0">
      <w:pPr>
        <w:pStyle w:val="Attention"/>
      </w:pPr>
      <w:r>
        <w:lastRenderedPageBreak/>
        <w:br w:type="page"/>
      </w:r>
      <w:bookmarkStart w:id="13" w:name="_Toc430947637"/>
      <w:bookmarkStart w:id="14" w:name="_Toc431284135"/>
      <w:bookmarkStart w:id="15" w:name="_Toc431374938"/>
      <w:bookmarkStart w:id="16" w:name="_Toc431889541"/>
      <w:bookmarkStart w:id="17" w:name="_Toc431980080"/>
    </w:p>
    <w:p w:rsidR="00B309F0" w:rsidRDefault="00B309F0" w:rsidP="00B309F0">
      <w:pPr>
        <w:pStyle w:val="Heading1"/>
      </w:pPr>
      <w:bookmarkStart w:id="18" w:name="_Toc460825902"/>
      <w:bookmarkStart w:id="19" w:name="_Toc461004865"/>
      <w:r>
        <w:rPr>
          <w:rFonts w:hint="eastAsia"/>
        </w:rPr>
        <w:lastRenderedPageBreak/>
        <w:t>What is engine knock?</w:t>
      </w:r>
      <w:bookmarkEnd w:id="18"/>
      <w:bookmarkEnd w:id="19"/>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rPr>
                <w:lang w:eastAsia="ko-KR"/>
              </w:rPr>
            </w:pPr>
            <w:r>
              <w:rPr>
                <w:rFonts w:hint="eastAsia"/>
                <w:noProof/>
                <w:lang w:eastAsia="ko-KR"/>
              </w:rPr>
              <w:drawing>
                <wp:inline distT="0" distB="0" distL="0" distR="0" wp14:anchorId="6370B38F" wp14:editId="75A5530E">
                  <wp:extent cx="3944996" cy="2641600"/>
                  <wp:effectExtent l="0" t="0" r="0" b="6350"/>
                  <wp:docPr id="9" name="Picture 9" descr="C:\D\Git\Knock_Dev\Appnote\pressurevs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pressurevstim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996" cy="2641600"/>
                          </a:xfrm>
                          <a:prstGeom prst="rect">
                            <a:avLst/>
                          </a:prstGeom>
                          <a:noFill/>
                          <a:ln>
                            <a:noFill/>
                          </a:ln>
                        </pic:spPr>
                      </pic:pic>
                    </a:graphicData>
                  </a:graphic>
                </wp:inline>
              </w:drawing>
            </w:r>
          </w:p>
          <w:p w:rsidR="00B309F0" w:rsidRDefault="00B309F0" w:rsidP="00B309F0">
            <w:pPr>
              <w:pStyle w:val="TableCell-c"/>
              <w:rPr>
                <w:lang w:eastAsia="ko-KR"/>
              </w:rPr>
            </w:pPr>
            <w:r>
              <w:rPr>
                <w:noProof/>
                <w:lang w:eastAsia="ko-KR"/>
              </w:rPr>
              <w:drawing>
                <wp:inline distT="0" distB="0" distL="0" distR="0" wp14:anchorId="627045AE" wp14:editId="082E1F52">
                  <wp:extent cx="3949700" cy="2698962"/>
                  <wp:effectExtent l="0" t="0" r="0" b="6350"/>
                  <wp:docPr id="11" name="Picture 11" descr="C:\D\Git\Knock_Dev\Appnot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Git\Knock_Dev\Appnote\cylin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700" cy="2698962"/>
                          </a:xfrm>
                          <a:prstGeom prst="rect">
                            <a:avLst/>
                          </a:prstGeom>
                          <a:noFill/>
                          <a:ln>
                            <a:noFill/>
                          </a:ln>
                        </pic:spPr>
                      </pic:pic>
                    </a:graphicData>
                  </a:graphic>
                </wp:inline>
              </w:drawing>
            </w:r>
          </w:p>
        </w:tc>
      </w:tr>
    </w:tbl>
    <w:p w:rsidR="00B309F0" w:rsidRPr="002E2888" w:rsidRDefault="00B309F0" w:rsidP="00B309F0">
      <w:pPr>
        <w:pStyle w:val="FigureTitle"/>
      </w:pPr>
      <w:r>
        <w:rPr>
          <w:rFonts w:hint="eastAsia"/>
        </w:rPr>
        <w:t>Engine ignition timing</w:t>
      </w:r>
    </w:p>
    <w:p w:rsidR="00E819E6" w:rsidRDefault="00B309F0" w:rsidP="0063187A">
      <w:pPr>
        <w:pStyle w:val="Body"/>
      </w:pPr>
      <w:r>
        <w:t>G</w:t>
      </w:r>
      <w:r>
        <w:rPr>
          <w:rFonts w:hint="eastAsia"/>
        </w:rPr>
        <w:t xml:space="preserve">enerally, </w:t>
      </w:r>
      <w:r>
        <w:t>advanced</w:t>
      </w:r>
      <w:r>
        <w:rPr>
          <w:rFonts w:hint="eastAsia"/>
        </w:rPr>
        <w:t xml:space="preserve"> ignition timing generates high combustion pressure. </w:t>
      </w:r>
      <w:r>
        <w:t>B</w:t>
      </w:r>
      <w:r>
        <w:rPr>
          <w:rFonts w:hint="eastAsia"/>
        </w:rPr>
        <w:t xml:space="preserve">ut </w:t>
      </w:r>
      <w:r>
        <w:t>advanced</w:t>
      </w:r>
      <w:r>
        <w:rPr>
          <w:rFonts w:hint="eastAsia"/>
        </w:rPr>
        <w:t xml:space="preserve"> timing </w:t>
      </w:r>
      <w:r w:rsidR="00D00E99">
        <w:t>cannot</w:t>
      </w:r>
      <w:r>
        <w:rPr>
          <w:rFonts w:hint="eastAsia"/>
        </w:rPr>
        <w:t xml:space="preserve"> </w:t>
      </w:r>
      <w:r w:rsidR="00E819E6">
        <w:t>be used unconditionally in</w:t>
      </w:r>
      <w:r>
        <w:rPr>
          <w:rFonts w:hint="eastAsia"/>
        </w:rPr>
        <w:t xml:space="preserve"> engine control</w:t>
      </w:r>
      <w:r w:rsidR="00E819E6">
        <w:t>, b</w:t>
      </w:r>
      <w:r>
        <w:rPr>
          <w:rFonts w:hint="eastAsia"/>
        </w:rPr>
        <w:t xml:space="preserve">ecause </w:t>
      </w:r>
      <w:r>
        <w:t>advanced</w:t>
      </w:r>
      <w:r>
        <w:rPr>
          <w:rFonts w:hint="eastAsia"/>
        </w:rPr>
        <w:t xml:space="preserve"> timing leads to </w:t>
      </w:r>
      <w:hyperlink r:id="rId16" w:history="1">
        <w:r w:rsidR="00E819E6">
          <w:t xml:space="preserve">the </w:t>
        </w:r>
        <w:r>
          <w:rPr>
            <w:rFonts w:hint="eastAsia"/>
          </w:rPr>
          <w:t>p</w:t>
        </w:r>
        <w:r w:rsidRPr="000C5CED">
          <w:t>henomena</w:t>
        </w:r>
      </w:hyperlink>
      <w:r w:rsidR="00E819E6">
        <w:t xml:space="preserve"> of engine </w:t>
      </w:r>
      <w:r w:rsidR="00E819E6" w:rsidRPr="00E819E6">
        <w:rPr>
          <w:rFonts w:hint="eastAsia"/>
        </w:rPr>
        <w:t>k</w:t>
      </w:r>
      <w:r w:rsidR="00E819E6" w:rsidRPr="00E819E6">
        <w:t>nocking</w:t>
      </w:r>
      <w:r>
        <w:rPr>
          <w:rFonts w:hint="eastAsia"/>
        </w:rPr>
        <w:t xml:space="preserve">. </w:t>
      </w:r>
      <w:r w:rsidR="00E819E6">
        <w:t>Therefore</w:t>
      </w:r>
      <w:r>
        <w:rPr>
          <w:rFonts w:hint="eastAsia"/>
        </w:rPr>
        <w:t xml:space="preserve"> to get high combustion pressure in the cylinder, finding </w:t>
      </w:r>
      <w:r w:rsidR="00E819E6">
        <w:t>the ‘correct’</w:t>
      </w:r>
      <w:r w:rsidR="00E819E6">
        <w:rPr>
          <w:rFonts w:hint="eastAsia"/>
        </w:rPr>
        <w:t xml:space="preserve"> </w:t>
      </w:r>
      <w:r>
        <w:rPr>
          <w:rFonts w:hint="eastAsia"/>
        </w:rPr>
        <w:t xml:space="preserve">timing is </w:t>
      </w:r>
      <w:r w:rsidR="00E819E6">
        <w:t xml:space="preserve">very </w:t>
      </w:r>
      <w:r>
        <w:rPr>
          <w:rFonts w:hint="eastAsia"/>
        </w:rPr>
        <w:t xml:space="preserve">important from </w:t>
      </w:r>
      <w:r w:rsidR="00E819E6">
        <w:t xml:space="preserve">an </w:t>
      </w:r>
      <w:r>
        <w:rPr>
          <w:rFonts w:hint="eastAsia"/>
        </w:rPr>
        <w:t xml:space="preserve">engine control point of view. </w:t>
      </w:r>
    </w:p>
    <w:p w:rsidR="00E819E6" w:rsidRDefault="00330D5C" w:rsidP="0063187A">
      <w:pPr>
        <w:pStyle w:val="Body"/>
      </w:pPr>
      <w:r>
        <w:t>In</w:t>
      </w:r>
      <w:r w:rsidR="00B309F0">
        <w:rPr>
          <w:rFonts w:hint="eastAsia"/>
        </w:rPr>
        <w:t xml:space="preserve"> system operation</w:t>
      </w:r>
      <w:r w:rsidR="00E819E6">
        <w:t xml:space="preserve"> the</w:t>
      </w:r>
      <w:r w:rsidR="00B309F0">
        <w:rPr>
          <w:rFonts w:hint="eastAsia"/>
          <w:lang w:eastAsia="ko-KR"/>
        </w:rPr>
        <w:t xml:space="preserve"> </w:t>
      </w:r>
      <w:r w:rsidR="00B309F0">
        <w:rPr>
          <w:rFonts w:hint="eastAsia"/>
        </w:rPr>
        <w:t>ECU</w:t>
      </w:r>
      <w:r w:rsidR="00B309F0">
        <w:rPr>
          <w:rFonts w:hint="eastAsia"/>
          <w:lang w:eastAsia="ko-KR"/>
        </w:rPr>
        <w:t xml:space="preserve"> </w:t>
      </w:r>
      <w:r w:rsidR="00B309F0">
        <w:rPr>
          <w:rFonts w:hint="eastAsia"/>
        </w:rPr>
        <w:t xml:space="preserve">(Engine </w:t>
      </w:r>
      <w:r w:rsidR="00E819E6">
        <w:t>C</w:t>
      </w:r>
      <w:r w:rsidR="00B309F0">
        <w:rPr>
          <w:rFonts w:hint="eastAsia"/>
        </w:rPr>
        <w:t xml:space="preserve">ontrol </w:t>
      </w:r>
      <w:r w:rsidR="00E819E6">
        <w:t>U</w:t>
      </w:r>
      <w:r w:rsidR="00B309F0">
        <w:rPr>
          <w:rFonts w:hint="eastAsia"/>
        </w:rPr>
        <w:t>nit)</w:t>
      </w:r>
      <w:r w:rsidR="00B309F0">
        <w:rPr>
          <w:rFonts w:hint="eastAsia"/>
          <w:lang w:eastAsia="ko-KR"/>
        </w:rPr>
        <w:t xml:space="preserve"> </w:t>
      </w:r>
      <w:r w:rsidR="00E819E6">
        <w:t>continuously</w:t>
      </w:r>
      <w:r w:rsidR="00E819E6">
        <w:rPr>
          <w:rFonts w:hint="eastAsia"/>
        </w:rPr>
        <w:t xml:space="preserve"> </w:t>
      </w:r>
      <w:r w:rsidR="00B309F0">
        <w:rPr>
          <w:rFonts w:hint="eastAsia"/>
        </w:rPr>
        <w:t>tr</w:t>
      </w:r>
      <w:r w:rsidR="00E819E6">
        <w:t>ies</w:t>
      </w:r>
      <w:r w:rsidR="00B309F0">
        <w:rPr>
          <w:rFonts w:hint="eastAsia"/>
        </w:rPr>
        <w:t xml:space="preserve"> to find </w:t>
      </w:r>
      <w:r w:rsidR="00E819E6">
        <w:t>the best</w:t>
      </w:r>
      <w:r w:rsidR="00E819E6">
        <w:rPr>
          <w:rFonts w:hint="eastAsia"/>
        </w:rPr>
        <w:t xml:space="preserve"> </w:t>
      </w:r>
      <w:r w:rsidR="00B309F0">
        <w:rPr>
          <w:rFonts w:hint="eastAsia"/>
        </w:rPr>
        <w:t xml:space="preserve">timing. For </w:t>
      </w:r>
      <w:r w:rsidR="00E819E6">
        <w:t>example, the</w:t>
      </w:r>
      <w:r w:rsidR="00B309F0">
        <w:rPr>
          <w:rFonts w:hint="eastAsia"/>
        </w:rPr>
        <w:t xml:space="preserve"> ECU </w:t>
      </w:r>
      <w:r w:rsidR="00E819E6">
        <w:t xml:space="preserve">will </w:t>
      </w:r>
      <w:r w:rsidR="00B309F0">
        <w:rPr>
          <w:rFonts w:hint="eastAsia"/>
        </w:rPr>
        <w:t xml:space="preserve">set the </w:t>
      </w:r>
      <w:r w:rsidR="00E819E6">
        <w:t xml:space="preserve">initial </w:t>
      </w:r>
      <w:r w:rsidR="00B309F0">
        <w:t>advanced</w:t>
      </w:r>
      <w:r w:rsidR="00B309F0">
        <w:rPr>
          <w:rFonts w:hint="eastAsia"/>
        </w:rPr>
        <w:t xml:space="preserve"> ignition timing</w:t>
      </w:r>
      <w:r w:rsidR="00E819E6">
        <w:t xml:space="preserve"> a</w:t>
      </w:r>
      <w:r w:rsidR="00B309F0">
        <w:rPr>
          <w:rFonts w:hint="eastAsia"/>
        </w:rPr>
        <w:t>nd then</w:t>
      </w:r>
      <w:r w:rsidR="00E819E6">
        <w:t>,</w:t>
      </w:r>
      <w:r w:rsidR="00B309F0">
        <w:rPr>
          <w:rFonts w:hint="eastAsia"/>
        </w:rPr>
        <w:t xml:space="preserve"> i</w:t>
      </w:r>
      <w:r w:rsidR="00B309F0">
        <w:t xml:space="preserve">f </w:t>
      </w:r>
      <w:r w:rsidR="00E819E6">
        <w:t xml:space="preserve">no </w:t>
      </w:r>
      <w:r w:rsidR="00B309F0">
        <w:t>knock signal is</w:t>
      </w:r>
      <w:r w:rsidR="00B309F0">
        <w:rPr>
          <w:rFonts w:hint="eastAsia"/>
        </w:rPr>
        <w:t xml:space="preserve"> </w:t>
      </w:r>
      <w:r w:rsidR="00B309F0">
        <w:t>detected</w:t>
      </w:r>
      <w:r w:rsidR="00E819E6">
        <w:t>,</w:t>
      </w:r>
      <w:r w:rsidR="00B309F0">
        <w:rPr>
          <w:rFonts w:hint="eastAsia"/>
        </w:rPr>
        <w:t xml:space="preserve"> </w:t>
      </w:r>
      <w:r w:rsidR="00E819E6">
        <w:t xml:space="preserve">the </w:t>
      </w:r>
      <w:r w:rsidR="00B309F0" w:rsidRPr="005B5E87">
        <w:t>ECU w</w:t>
      </w:r>
      <w:r w:rsidR="00B309F0">
        <w:rPr>
          <w:rFonts w:hint="eastAsia"/>
        </w:rPr>
        <w:t>i</w:t>
      </w:r>
      <w:r w:rsidR="00B309F0" w:rsidRPr="005B5E87">
        <w:t xml:space="preserve">ll </w:t>
      </w:r>
      <w:r w:rsidR="00E819E6">
        <w:t>gradually increase the</w:t>
      </w:r>
      <w:r w:rsidR="00B309F0" w:rsidRPr="005B5E87">
        <w:t xml:space="preserve"> advanced ignition timing</w:t>
      </w:r>
      <w:r w:rsidR="00B309F0">
        <w:rPr>
          <w:rFonts w:hint="eastAsia"/>
        </w:rPr>
        <w:t xml:space="preserve">. </w:t>
      </w:r>
      <w:r w:rsidR="003C5DED">
        <w:t>However,</w:t>
      </w:r>
      <w:r w:rsidR="00B309F0">
        <w:rPr>
          <w:rFonts w:hint="eastAsia"/>
        </w:rPr>
        <w:t xml:space="preserve"> if </w:t>
      </w:r>
      <w:r w:rsidR="00E819E6">
        <w:t xml:space="preserve">a </w:t>
      </w:r>
      <w:r w:rsidR="00B309F0">
        <w:rPr>
          <w:rFonts w:hint="eastAsia"/>
        </w:rPr>
        <w:t xml:space="preserve">knock signal is detected </w:t>
      </w:r>
      <w:r w:rsidR="00E819E6">
        <w:t xml:space="preserve">the </w:t>
      </w:r>
      <w:r w:rsidR="00B309F0">
        <w:rPr>
          <w:rFonts w:hint="eastAsia"/>
        </w:rPr>
        <w:t xml:space="preserve">ECU </w:t>
      </w:r>
      <w:r w:rsidR="00E819E6">
        <w:t xml:space="preserve">could </w:t>
      </w:r>
      <w:r w:rsidR="00B309F0">
        <w:rPr>
          <w:rFonts w:hint="eastAsia"/>
        </w:rPr>
        <w:t xml:space="preserve">set </w:t>
      </w:r>
      <w:r w:rsidR="00E819E6">
        <w:t xml:space="preserve">a </w:t>
      </w:r>
      <w:r w:rsidR="00B309F0">
        <w:rPr>
          <w:rFonts w:hint="eastAsia"/>
        </w:rPr>
        <w:t xml:space="preserve">much more retarded </w:t>
      </w:r>
      <w:r w:rsidR="00B309F0">
        <w:t>ignition</w:t>
      </w:r>
      <w:r w:rsidR="00B309F0">
        <w:rPr>
          <w:rFonts w:hint="eastAsia"/>
        </w:rPr>
        <w:t xml:space="preserve"> timing compared with </w:t>
      </w:r>
      <w:r w:rsidR="00E819E6">
        <w:t xml:space="preserve">the </w:t>
      </w:r>
      <w:r w:rsidR="00B309F0">
        <w:rPr>
          <w:rFonts w:hint="eastAsia"/>
        </w:rPr>
        <w:t xml:space="preserve">advanced ignition timing. </w:t>
      </w:r>
    </w:p>
    <w:p w:rsidR="00B309F0" w:rsidRPr="00D76A53" w:rsidRDefault="00B309F0" w:rsidP="0063187A">
      <w:pPr>
        <w:pStyle w:val="Body"/>
        <w:rPr>
          <w:lang w:eastAsia="ko-KR"/>
        </w:rPr>
      </w:pPr>
      <w:r>
        <w:rPr>
          <w:rFonts w:hint="eastAsia"/>
        </w:rPr>
        <w:t xml:space="preserve">In order to distinguish normal combustion and abnormal combustion, </w:t>
      </w:r>
      <w:r w:rsidR="00E819E6">
        <w:t xml:space="preserve">the </w:t>
      </w:r>
      <w:r>
        <w:rPr>
          <w:rFonts w:hint="eastAsia"/>
        </w:rPr>
        <w:t xml:space="preserve">ECU </w:t>
      </w:r>
      <w:r w:rsidR="00E819E6">
        <w:t>receives</w:t>
      </w:r>
      <w:r w:rsidR="00E819E6">
        <w:rPr>
          <w:rFonts w:hint="eastAsia"/>
        </w:rPr>
        <w:t xml:space="preserve"> </w:t>
      </w:r>
      <w:r w:rsidR="003C5DED">
        <w:t>a</w:t>
      </w:r>
      <w:r w:rsidR="003C5DED">
        <w:rPr>
          <w:rFonts w:hint="eastAsia"/>
        </w:rPr>
        <w:t xml:space="preserve"> </w:t>
      </w:r>
      <w:r>
        <w:rPr>
          <w:rFonts w:hint="eastAsia"/>
        </w:rPr>
        <w:t>signal v</w:t>
      </w:r>
      <w:r w:rsidR="00E819E6">
        <w:t>ia a</w:t>
      </w:r>
      <w:r>
        <w:rPr>
          <w:rFonts w:hint="eastAsia"/>
        </w:rPr>
        <w:t xml:space="preserve"> </w:t>
      </w:r>
      <w:r>
        <w:t>piezoelectric sensor</w:t>
      </w:r>
      <w:r>
        <w:rPr>
          <w:rFonts w:hint="eastAsia"/>
        </w:rPr>
        <w:t xml:space="preserve"> which provides </w:t>
      </w:r>
      <w:r w:rsidR="00E819E6">
        <w:t>a</w:t>
      </w:r>
      <w:r w:rsidR="003C5DED">
        <w:t xml:space="preserve"> </w:t>
      </w:r>
      <w:r>
        <w:rPr>
          <w:rFonts w:hint="eastAsia"/>
        </w:rPr>
        <w:t>vibration signal.</w:t>
      </w:r>
      <w:r w:rsidR="00E819E6">
        <w:t xml:space="preserve"> </w:t>
      </w:r>
      <w:r>
        <w:rPr>
          <w:rFonts w:hint="eastAsia"/>
        </w:rPr>
        <w:t xml:space="preserve">According to </w:t>
      </w:r>
      <w:r>
        <w:t>engine</w:t>
      </w:r>
      <w:r>
        <w:rPr>
          <w:rFonts w:hint="eastAsia"/>
        </w:rPr>
        <w:t xml:space="preserve"> </w:t>
      </w:r>
      <w:r w:rsidR="00E819E6">
        <w:t>RPM</w:t>
      </w:r>
      <w:r>
        <w:rPr>
          <w:rFonts w:hint="eastAsia"/>
        </w:rPr>
        <w:t xml:space="preserve">, </w:t>
      </w:r>
      <w:r>
        <w:t>mechanical</w:t>
      </w:r>
      <w:r>
        <w:rPr>
          <w:rFonts w:hint="eastAsia"/>
        </w:rPr>
        <w:t xml:space="preserve"> structure</w:t>
      </w:r>
      <w:r w:rsidR="00E819E6">
        <w:t>,</w:t>
      </w:r>
      <w:r>
        <w:rPr>
          <w:rFonts w:hint="eastAsia"/>
        </w:rPr>
        <w:t xml:space="preserve"> and cylinder atmosphere, </w:t>
      </w:r>
      <w:r w:rsidR="00E819E6">
        <w:t xml:space="preserve">the </w:t>
      </w:r>
      <w:r>
        <w:rPr>
          <w:rFonts w:hint="eastAsia"/>
        </w:rPr>
        <w:t xml:space="preserve">knock </w:t>
      </w:r>
      <w:r>
        <w:t>signal</w:t>
      </w:r>
      <w:r>
        <w:rPr>
          <w:rFonts w:hint="eastAsia"/>
        </w:rPr>
        <w:t xml:space="preserve"> has </w:t>
      </w:r>
      <w:r w:rsidR="00E819E6">
        <w:t xml:space="preserve">a </w:t>
      </w:r>
      <w:r>
        <w:rPr>
          <w:rFonts w:hint="eastAsia"/>
        </w:rPr>
        <w:t xml:space="preserve">specific frequency. </w:t>
      </w:r>
    </w:p>
    <w:p w:rsidR="00B309F0" w:rsidRDefault="00B309F0" w:rsidP="00B309F0">
      <w:pPr>
        <w:pStyle w:val="Body"/>
      </w:pPr>
    </w:p>
    <w:p w:rsidR="00B309F0" w:rsidRDefault="00B309F0" w:rsidP="00B309F0">
      <w:pPr>
        <w:pStyle w:val="Heading1"/>
      </w:pPr>
      <w:bookmarkStart w:id="20" w:name="_Toc460825903"/>
      <w:bookmarkStart w:id="21" w:name="_Toc461004866"/>
      <w:r>
        <w:rPr>
          <w:rFonts w:hint="eastAsia"/>
        </w:rPr>
        <w:lastRenderedPageBreak/>
        <w:t>Signal processing basic</w:t>
      </w:r>
      <w:bookmarkEnd w:id="20"/>
      <w:r w:rsidR="003C5DED">
        <w:t>s</w:t>
      </w:r>
      <w:bookmarkEnd w:id="21"/>
    </w:p>
    <w:p w:rsidR="00B309F0" w:rsidRDefault="00B309F0" w:rsidP="00B309F0">
      <w:pPr>
        <w:pStyle w:val="Heading2"/>
        <w:rPr>
          <w:lang w:eastAsia="ko-KR"/>
        </w:rPr>
      </w:pPr>
      <w:bookmarkStart w:id="22" w:name="_Toc460825904"/>
      <w:bookmarkStart w:id="23" w:name="_Toc461004867"/>
      <w:r>
        <w:t>Nyquist sampling theorem</w:t>
      </w:r>
      <w:bookmarkEnd w:id="22"/>
      <w:bookmarkEnd w:id="23"/>
    </w:p>
    <w:p w:rsidR="00B309F0" w:rsidRDefault="00B309F0" w:rsidP="00B309F0">
      <w:pPr>
        <w:pStyle w:val="Body"/>
      </w:pPr>
      <w:r>
        <w:t xml:space="preserve">The Nyquist sampling theorem provides a prescription for the nominal sampling interval required to avoid aliasing. It may be stated simply as follows: </w:t>
      </w:r>
    </w:p>
    <w:p w:rsidR="00B309F0" w:rsidRDefault="00B309F0" w:rsidP="00B309F0">
      <w:pPr>
        <w:pStyle w:val="Body"/>
      </w:pPr>
      <w:r>
        <w:t>The sampling frequency should be at least twice the highest frequency contained in the signal.</w:t>
      </w:r>
    </w:p>
    <w:p w:rsidR="00B309F0" w:rsidRDefault="00B309F0" w:rsidP="00B309F0">
      <w:pPr>
        <w:pStyle w:val="Body"/>
      </w:pPr>
      <m:oMathPara>
        <m:oMath>
          <m:r>
            <m:rPr>
              <m:sty m:val="b"/>
            </m:rPr>
            <w:rPr>
              <w:rFonts w:ascii="Cambria Math" w:hAnsi="Cambria Math"/>
            </w:rPr>
            <m:t>fs</m:t>
          </m:r>
          <m:r>
            <m:rPr>
              <m:sty m:val="p"/>
            </m:rPr>
            <w:rPr>
              <w:rFonts w:ascii="Cambria Math" w:hAnsi="Cambria Math"/>
            </w:rPr>
            <m:t>≥</m:t>
          </m:r>
          <m:r>
            <m:rPr>
              <m:sty m:val="b"/>
            </m:rPr>
            <w:rPr>
              <w:rFonts w:ascii="Cambria Math" w:hAnsi="Cambria Math"/>
            </w:rPr>
            <m:t>2</m:t>
          </m:r>
          <m:r>
            <m:rPr>
              <m:sty m:val="p"/>
            </m:rPr>
            <w:rPr>
              <w:rFonts w:ascii="Cambria Math" w:hAnsi="Cambria Math"/>
            </w:rPr>
            <m:t xml:space="preserve"> </m:t>
          </m:r>
          <m:r>
            <m:rPr>
              <m:sty m:val="b"/>
            </m:rPr>
            <w:rPr>
              <w:rFonts w:ascii="Cambria Math" w:hAnsi="Cambria Math"/>
            </w:rPr>
            <m:t>fc</m:t>
          </m:r>
        </m:oMath>
      </m:oMathPara>
    </w:p>
    <w:p w:rsidR="003C5DED" w:rsidRDefault="00B309F0" w:rsidP="00B309F0">
      <w:pPr>
        <w:pStyle w:val="Body"/>
      </w:pPr>
      <w:r>
        <w:rPr>
          <w:rFonts w:hint="eastAsia"/>
        </w:rPr>
        <w:t>W</w:t>
      </w:r>
      <w:r>
        <w:t>here</w:t>
      </w:r>
      <w:r w:rsidR="003C5DED">
        <w:t>:</w:t>
      </w:r>
      <w:r>
        <w:t xml:space="preserve"> </w:t>
      </w:r>
    </w:p>
    <w:p w:rsidR="003C5DED" w:rsidRDefault="00B309F0" w:rsidP="00991B5F">
      <w:pPr>
        <w:pStyle w:val="Bullet"/>
      </w:pPr>
      <w:proofErr w:type="gramStart"/>
      <w:r>
        <w:t>fs</w:t>
      </w:r>
      <w:proofErr w:type="gramEnd"/>
      <w:r>
        <w:t xml:space="preserve"> is the sampling frequency (how often samples are taken per unit of time or space)</w:t>
      </w:r>
      <w:r w:rsidR="003C5DED">
        <w:t>.</w:t>
      </w:r>
    </w:p>
    <w:p w:rsidR="00B309F0" w:rsidRDefault="00B309F0" w:rsidP="00991B5F">
      <w:pPr>
        <w:pStyle w:val="Bullet"/>
      </w:pPr>
      <w:proofErr w:type="gramStart"/>
      <w:r>
        <w:t>fc</w:t>
      </w:r>
      <w:proofErr w:type="gramEnd"/>
      <w:r>
        <w:t xml:space="preserve"> is the highest frequency contained in the signa</w:t>
      </w:r>
      <w:r>
        <w:rPr>
          <w:rFonts w:hint="eastAsia"/>
        </w:rPr>
        <w:t>l.</w:t>
      </w:r>
    </w:p>
    <w:p w:rsidR="00B309F0" w:rsidRDefault="00B309F0" w:rsidP="00B309F0">
      <w:pPr>
        <w:pStyle w:val="Heading2"/>
      </w:pPr>
      <w:bookmarkStart w:id="24" w:name="_Toc460825905"/>
      <w:bookmarkStart w:id="25" w:name="_Toc461004868"/>
      <w:r>
        <w:rPr>
          <w:rFonts w:hint="eastAsia"/>
        </w:rPr>
        <w:t>Aliasing</w:t>
      </w:r>
      <w:bookmarkEnd w:id="24"/>
      <w:bookmarkEnd w:id="25"/>
    </w:p>
    <w:p w:rsidR="00B309F0" w:rsidRPr="00E94733" w:rsidRDefault="00B309F0" w:rsidP="00B309F0">
      <w:pPr>
        <w:pStyle w:val="Body"/>
        <w:rPr>
          <w:rFonts w:ascii="Arial" w:hAnsi="Arial" w:cs="Arial"/>
          <w:color w:val="000000"/>
          <w:spacing w:val="2"/>
          <w:sz w:val="28"/>
          <w:szCs w:val="28"/>
          <w:lang w:eastAsia="ko-KR"/>
        </w:rPr>
      </w:pPr>
      <w:r w:rsidRPr="007B5E73">
        <w:t>An alias is a duplicate</w:t>
      </w:r>
      <w:r>
        <w:rPr>
          <w:rFonts w:hint="eastAsia"/>
        </w:rPr>
        <w:t>.</w:t>
      </w:r>
      <w:r w:rsidRPr="00E94733">
        <w:t xml:space="preserve"> </w:t>
      </w:r>
      <w:r w:rsidRPr="00743236">
        <w:t xml:space="preserve">If </w:t>
      </w:r>
      <w:r w:rsidR="003C5DED">
        <w:t xml:space="preserve">the </w:t>
      </w:r>
      <w:r w:rsidRPr="00743236">
        <w:t xml:space="preserve">sample </w:t>
      </w:r>
      <w:r w:rsidR="003C5DED">
        <w:t>is</w:t>
      </w:r>
      <w:r w:rsidRPr="00743236">
        <w:t xml:space="preserve"> equal to or below the Nyquist rate, </w:t>
      </w:r>
      <w:r w:rsidR="003C5DED">
        <w:t xml:space="preserve">the </w:t>
      </w:r>
      <w:r>
        <w:rPr>
          <w:rFonts w:hint="eastAsia"/>
        </w:rPr>
        <w:t xml:space="preserve">system will be faced with </w:t>
      </w:r>
      <w:r w:rsidR="003C5DED">
        <w:t xml:space="preserve">a </w:t>
      </w:r>
      <w:r>
        <w:rPr>
          <w:rFonts w:hint="eastAsia"/>
        </w:rPr>
        <w:t>problem.</w:t>
      </w:r>
      <w:r w:rsidR="003C5DED">
        <w:t xml:space="preserve"> </w:t>
      </w:r>
      <w:r w:rsidRPr="00743236">
        <w:t>In the</w:t>
      </w:r>
      <w:r>
        <w:rPr>
          <w:rFonts w:hint="eastAsia"/>
        </w:rPr>
        <w:t xml:space="preserve"> </w:t>
      </w:r>
      <w:r w:rsidRPr="00743236">
        <w:t xml:space="preserve">interpolation process, which signal in the graph </w:t>
      </w:r>
      <w:r w:rsidR="003C5DED">
        <w:t xml:space="preserve">below </w:t>
      </w:r>
      <w:r w:rsidRPr="00743236">
        <w:t xml:space="preserve">is more likely </w:t>
      </w:r>
      <w:r>
        <w:t>to be reproduced? From the dots</w:t>
      </w:r>
      <w:r>
        <w:rPr>
          <w:rFonts w:hint="eastAsia"/>
        </w:rPr>
        <w:t xml:space="preserve">, </w:t>
      </w:r>
      <w:r w:rsidRPr="00743236">
        <w:t xml:space="preserve">both are valid </w:t>
      </w:r>
      <w:r>
        <w:rPr>
          <w:rFonts w:hint="eastAsia"/>
        </w:rPr>
        <w:t>signal</w:t>
      </w:r>
      <w:r w:rsidR="00E2173B">
        <w:t>s</w:t>
      </w:r>
      <w:r w:rsidRPr="00743236">
        <w:t>. Two waves hide in the same bunch of samples</w:t>
      </w:r>
      <w:r>
        <w:rPr>
          <w:rFonts w:hint="eastAsia"/>
        </w:rPr>
        <w:t>.</w:t>
      </w:r>
      <w:r w:rsidRPr="00743236">
        <w:t xml:space="preserve"> This situation is called aliasing</w:t>
      </w:r>
      <w:r>
        <w:rPr>
          <w:rFonts w:ascii="Arial" w:hAnsi="Arial" w:cs="Arial"/>
          <w:color w:val="000000"/>
          <w:spacing w:val="2"/>
          <w:sz w:val="28"/>
          <w:szCs w:val="28"/>
        </w:rP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6C7450F9" wp14:editId="45534589">
                  <wp:extent cx="3531246" cy="1225550"/>
                  <wp:effectExtent l="0" t="0" r="0" b="0"/>
                  <wp:docPr id="29" name="Picture 29" descr="C:\D\Git\Knock_Dev\Appnote\ali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Git\Knock_Dev\Appnote\alia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58" cy="1227081"/>
                          </a:xfrm>
                          <a:prstGeom prst="rect">
                            <a:avLst/>
                          </a:prstGeom>
                          <a:noFill/>
                          <a:ln>
                            <a:noFill/>
                          </a:ln>
                        </pic:spPr>
                      </pic:pic>
                    </a:graphicData>
                  </a:graphic>
                </wp:inline>
              </w:drawing>
            </w:r>
          </w:p>
        </w:tc>
      </w:tr>
    </w:tbl>
    <w:p w:rsidR="00B309F0" w:rsidRPr="002E2888" w:rsidRDefault="00B309F0" w:rsidP="00B309F0">
      <w:pPr>
        <w:pStyle w:val="FigureTitle"/>
      </w:pPr>
      <w:r>
        <w:rPr>
          <w:rFonts w:hint="eastAsia"/>
        </w:rPr>
        <w:t>Aliasing</w:t>
      </w:r>
      <w:r>
        <w:rPr>
          <w:rFonts w:hint="eastAsia"/>
          <w:lang w:eastAsia="ko-KR"/>
        </w:rPr>
        <w:t xml:space="preserve"> </w:t>
      </w:r>
    </w:p>
    <w:p w:rsidR="00B309F0" w:rsidRDefault="00B309F0" w:rsidP="00B309F0">
      <w:pPr>
        <w:pStyle w:val="Heading2"/>
      </w:pPr>
      <w:bookmarkStart w:id="26" w:name="_Toc460825906"/>
      <w:bookmarkStart w:id="27" w:name="_Toc461004869"/>
      <w:r>
        <w:rPr>
          <w:rFonts w:hint="eastAsia"/>
        </w:rPr>
        <w:t>Anti-</w:t>
      </w:r>
      <w:bookmarkEnd w:id="26"/>
      <w:r w:rsidR="00E2173B">
        <w:t>a</w:t>
      </w:r>
      <w:r w:rsidR="00E2173B">
        <w:rPr>
          <w:rFonts w:hint="eastAsia"/>
        </w:rPr>
        <w:t>liasing</w:t>
      </w:r>
      <w:bookmarkEnd w:id="27"/>
    </w:p>
    <w:p w:rsidR="00B309F0" w:rsidRDefault="00B309F0" w:rsidP="00B309F0">
      <w:pPr>
        <w:pStyle w:val="Body"/>
      </w:pPr>
      <w:r>
        <w:rPr>
          <w:rFonts w:hint="eastAsia"/>
        </w:rPr>
        <w:t>I</w:t>
      </w:r>
      <w:r>
        <w:t>nput signals</w:t>
      </w:r>
      <w:r>
        <w:rPr>
          <w:rFonts w:hint="eastAsia"/>
        </w:rPr>
        <w:t xml:space="preserve"> </w:t>
      </w:r>
      <w:r>
        <w:t>Nyquist frequency</w:t>
      </w:r>
      <w:r>
        <w:rPr>
          <w:rFonts w:hint="eastAsia"/>
        </w:rPr>
        <w:t xml:space="preserve"> </w:t>
      </w:r>
      <w:r w:rsidR="00D00E99">
        <w:t>cannot</w:t>
      </w:r>
      <w:r>
        <w:t xml:space="preserve"> be properly</w:t>
      </w:r>
      <w:r>
        <w:rPr>
          <w:rFonts w:hint="eastAsia"/>
        </w:rPr>
        <w:t xml:space="preserve"> </w:t>
      </w:r>
      <w:r>
        <w:t>converted and they also create new signals in the</w:t>
      </w:r>
      <w:r>
        <w:rPr>
          <w:rFonts w:hint="eastAsia"/>
        </w:rPr>
        <w:t xml:space="preserve"> </w:t>
      </w:r>
      <w:r>
        <w:t>base-band, which were not present in the original</w:t>
      </w:r>
      <w:r>
        <w:rPr>
          <w:rFonts w:hint="eastAsia"/>
        </w:rPr>
        <w:t xml:space="preserve"> </w:t>
      </w:r>
      <w:r>
        <w:t xml:space="preserve">signal. This non-linear phenomenon is a signal distortion frequently referred to as </w:t>
      </w:r>
      <w:r w:rsidR="00E2173B">
        <w:t xml:space="preserve">an </w:t>
      </w:r>
      <w:r>
        <w:t>al</w:t>
      </w:r>
      <w:r>
        <w:rPr>
          <w:rFonts w:hint="eastAsia"/>
        </w:rPr>
        <w:t>iased signal.</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269F73F6" wp14:editId="4E305A04">
                  <wp:extent cx="3724275" cy="2296636"/>
                  <wp:effectExtent l="0" t="0" r="0" b="8890"/>
                  <wp:docPr id="31" name="Picture 31" descr="C:\D\Git\Knock_Dev\Appnote\ali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Git\Knock_Dev\Appnote\alias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2561" cy="2301745"/>
                          </a:xfrm>
                          <a:prstGeom prst="rect">
                            <a:avLst/>
                          </a:prstGeom>
                          <a:noFill/>
                          <a:ln>
                            <a:noFill/>
                          </a:ln>
                        </pic:spPr>
                      </pic:pic>
                    </a:graphicData>
                  </a:graphic>
                </wp:inline>
              </w:drawing>
            </w:r>
          </w:p>
        </w:tc>
      </w:tr>
    </w:tbl>
    <w:p w:rsidR="00B309F0" w:rsidRPr="002E2888" w:rsidRDefault="00B309F0" w:rsidP="00B309F0">
      <w:pPr>
        <w:pStyle w:val="FigureTitle"/>
      </w:pPr>
      <w:r>
        <w:rPr>
          <w:rFonts w:hint="eastAsia"/>
        </w:rPr>
        <w:t>Aliased signal</w:t>
      </w:r>
    </w:p>
    <w:p w:rsidR="00B309F0" w:rsidRDefault="00E2173B" w:rsidP="00B309F0">
      <w:pPr>
        <w:pStyle w:val="Body"/>
      </w:pPr>
      <w:r>
        <w:lastRenderedPageBreak/>
        <w:t>D</w:t>
      </w:r>
      <w:r w:rsidR="00B309F0">
        <w:t>istortion can only be prevented by</w:t>
      </w:r>
      <w:r w:rsidR="00B309F0">
        <w:rPr>
          <w:rFonts w:hint="eastAsia"/>
        </w:rPr>
        <w:t xml:space="preserve"> </w:t>
      </w:r>
      <w:r>
        <w:t xml:space="preserve">running </w:t>
      </w:r>
      <w:r w:rsidR="00B309F0">
        <w:t xml:space="preserve">the input signal </w:t>
      </w:r>
      <w:r>
        <w:t>through a low</w:t>
      </w:r>
      <w:r w:rsidR="00D00E99">
        <w:t>-</w:t>
      </w:r>
      <w:r>
        <w:t xml:space="preserve">pass filter, </w:t>
      </w:r>
      <w:r w:rsidR="00B309F0">
        <w:t>up to the Nyquist</w:t>
      </w:r>
      <w:r w:rsidR="00B309F0">
        <w:rPr>
          <w:rFonts w:hint="eastAsia"/>
        </w:rPr>
        <w:t xml:space="preserve"> </w:t>
      </w:r>
      <w:r w:rsidR="00B309F0">
        <w:t>frequency. This low</w:t>
      </w:r>
      <w:r w:rsidR="00D00E99">
        <w:t>-</w:t>
      </w:r>
      <w:r w:rsidR="00B309F0">
        <w:t>pass filter, sometimes called the</w:t>
      </w:r>
      <w:r w:rsidR="00B309F0">
        <w:rPr>
          <w:rFonts w:hint="eastAsia"/>
        </w:rPr>
        <w:t xml:space="preserve"> </w:t>
      </w:r>
      <w:r w:rsidR="00B309F0">
        <w:t>anti-aliasing filter, must have</w:t>
      </w:r>
      <w:r>
        <w:t xml:space="preserve"> a</w:t>
      </w:r>
      <w:r w:rsidR="00B309F0">
        <w:t xml:space="preserve"> flat response over the</w:t>
      </w:r>
      <w:r w:rsidR="00B309F0">
        <w:rPr>
          <w:rFonts w:hint="eastAsia"/>
        </w:rPr>
        <w:t xml:space="preserve"> </w:t>
      </w:r>
      <w:r w:rsidR="00B309F0">
        <w:t>frequency band of interest (baseband) and attenuate the frequencies above the Nyquist frequency</w:t>
      </w:r>
      <w:r w:rsidR="00B309F0">
        <w:rPr>
          <w:rFonts w:hint="eastAsia"/>
        </w:rPr>
        <w:t xml:space="preserve"> </w:t>
      </w:r>
      <w:r w:rsidR="00B309F0">
        <w:t>enough to put them under the noise floor</w:t>
      </w:r>
      <w:r w:rsidR="00B309F0">
        <w:rPr>
          <w:rFonts w:hint="eastAsia"/>
        </w:rP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2FFA2764" wp14:editId="2AC5FC4C">
                  <wp:extent cx="3940342" cy="2495550"/>
                  <wp:effectExtent l="0" t="0" r="3175" b="0"/>
                  <wp:docPr id="69" name="Picture 69" descr="C:\D\Git\Knock_Dev\Appnote\antiali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Git\Knock_Dev\Appnote\antialias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247" cy="2498023"/>
                          </a:xfrm>
                          <a:prstGeom prst="rect">
                            <a:avLst/>
                          </a:prstGeom>
                          <a:noFill/>
                          <a:ln>
                            <a:noFill/>
                          </a:ln>
                        </pic:spPr>
                      </pic:pic>
                    </a:graphicData>
                  </a:graphic>
                </wp:inline>
              </w:drawing>
            </w:r>
          </w:p>
        </w:tc>
      </w:tr>
    </w:tbl>
    <w:p w:rsidR="00B309F0" w:rsidRPr="002E2888" w:rsidRDefault="00B309F0" w:rsidP="00B309F0">
      <w:pPr>
        <w:pStyle w:val="FigureTitle"/>
      </w:pPr>
      <w:r>
        <w:rPr>
          <w:rFonts w:hint="eastAsia"/>
        </w:rPr>
        <w:t>Anti -</w:t>
      </w:r>
      <w:r w:rsidR="00E2173B">
        <w:t>a</w:t>
      </w:r>
      <w:r w:rsidR="00E2173B">
        <w:rPr>
          <w:rFonts w:hint="eastAsia"/>
        </w:rPr>
        <w:t>liasing</w:t>
      </w:r>
    </w:p>
    <w:p w:rsidR="00B309F0" w:rsidRDefault="00B309F0" w:rsidP="00B309F0">
      <w:pPr>
        <w:pStyle w:val="Heading2"/>
      </w:pPr>
      <w:bookmarkStart w:id="28" w:name="_Toc460825907"/>
      <w:bookmarkStart w:id="29" w:name="_Toc461004870"/>
      <w:r>
        <w:rPr>
          <w:rFonts w:hint="eastAsia"/>
        </w:rPr>
        <w:t>A/D converter</w:t>
      </w:r>
      <w:bookmarkEnd w:id="28"/>
      <w:bookmarkEnd w:id="29"/>
    </w:p>
    <w:p w:rsidR="00330D5C" w:rsidRDefault="00B309F0" w:rsidP="00B309F0">
      <w:pPr>
        <w:pStyle w:val="Body"/>
      </w:pPr>
      <w:r>
        <w:t>Most A/D converters can be classified into two</w:t>
      </w:r>
      <w:r>
        <w:rPr>
          <w:rFonts w:hint="eastAsia"/>
        </w:rPr>
        <w:t xml:space="preserve"> </w:t>
      </w:r>
      <w:r>
        <w:t>groups according to the sampling rate</w:t>
      </w:r>
      <w:r w:rsidR="00E2173B">
        <w:t xml:space="preserve"> </w:t>
      </w:r>
      <w:r>
        <w:t>criteria.</w:t>
      </w:r>
      <w:r>
        <w:rPr>
          <w:rFonts w:hint="eastAsia"/>
        </w:rPr>
        <w:t xml:space="preserve"> </w:t>
      </w:r>
    </w:p>
    <w:p w:rsidR="00E2173B" w:rsidRDefault="00B309F0" w:rsidP="00B309F0">
      <w:pPr>
        <w:pStyle w:val="Body"/>
      </w:pPr>
      <w:r>
        <w:t>Nyquist rate converters</w:t>
      </w:r>
      <w:r>
        <w:rPr>
          <w:rFonts w:hint="eastAsia"/>
        </w:rPr>
        <w:t xml:space="preserve"> (</w:t>
      </w:r>
      <w:r w:rsidR="00E2173B">
        <w:t>f</w:t>
      </w:r>
      <w:r>
        <w:rPr>
          <w:rFonts w:hint="eastAsia"/>
        </w:rPr>
        <w:t xml:space="preserve">or example, Fast ADC in </w:t>
      </w:r>
      <w:r w:rsidR="00E2173B">
        <w:t xml:space="preserve">the Infineon </w:t>
      </w:r>
      <w:r>
        <w:rPr>
          <w:rFonts w:hint="eastAsia"/>
        </w:rPr>
        <w:t>Audo</w:t>
      </w:r>
      <w:r w:rsidR="00E2173B">
        <w:t xml:space="preserve"> product</w:t>
      </w:r>
      <w:r>
        <w:rPr>
          <w:rFonts w:hint="eastAsia"/>
        </w:rPr>
        <w:t xml:space="preserve">) </w:t>
      </w:r>
      <w:r>
        <w:t>sample analog signals which have maximum frequencies slightly</w:t>
      </w:r>
      <w:r>
        <w:rPr>
          <w:rFonts w:hint="eastAsia"/>
        </w:rPr>
        <w:t xml:space="preserve"> </w:t>
      </w:r>
      <w:r>
        <w:t>less than the Nyquist frequency</w:t>
      </w:r>
      <w:r w:rsidR="00E2173B">
        <w:t>:</w:t>
      </w:r>
    </w:p>
    <w:p w:rsidR="00E2173B" w:rsidRDefault="00B309F0" w:rsidP="00B309F0">
      <w:pPr>
        <w:pStyle w:val="Body"/>
      </w:pPr>
      <w:proofErr w:type="spellStart"/>
      <w:proofErr w:type="gramStart"/>
      <w:r>
        <w:t>f</w:t>
      </w:r>
      <w:r w:rsidRPr="0068244E">
        <w:t>N</w:t>
      </w:r>
      <w:proofErr w:type="spellEnd"/>
      <w:proofErr w:type="gramEnd"/>
      <w:r>
        <w:t>= fs/2</w:t>
      </w:r>
    </w:p>
    <w:p w:rsidR="00E2173B" w:rsidRDefault="00B309F0" w:rsidP="00B309F0">
      <w:pPr>
        <w:pStyle w:val="Body"/>
      </w:pPr>
      <w:proofErr w:type="gramStart"/>
      <w:r>
        <w:t>where</w:t>
      </w:r>
      <w:proofErr w:type="gramEnd"/>
      <w:r w:rsidR="00E2173B">
        <w:t>:</w:t>
      </w:r>
      <w:r>
        <w:rPr>
          <w:rFonts w:hint="eastAsia"/>
        </w:rPr>
        <w:t xml:space="preserve"> </w:t>
      </w:r>
    </w:p>
    <w:p w:rsidR="00E2173B" w:rsidRDefault="00B309F0" w:rsidP="00991B5F">
      <w:pPr>
        <w:pStyle w:val="Bullet"/>
      </w:pPr>
      <w:proofErr w:type="gramStart"/>
      <w:r>
        <w:t>fs</w:t>
      </w:r>
      <w:proofErr w:type="gramEnd"/>
      <w:r>
        <w:t xml:space="preserve"> is the sampling frequency. </w:t>
      </w:r>
    </w:p>
    <w:p w:rsidR="00E2173B" w:rsidRDefault="00330D5C" w:rsidP="00B309F0">
      <w:pPr>
        <w:pStyle w:val="Body"/>
      </w:pPr>
      <w:r>
        <w:t>O</w:t>
      </w:r>
      <w:r w:rsidR="00B309F0">
        <w:t>versampling converters</w:t>
      </w:r>
      <w:r w:rsidR="00B309F0">
        <w:rPr>
          <w:rFonts w:hint="eastAsia"/>
        </w:rPr>
        <w:t xml:space="preserve"> (</w:t>
      </w:r>
      <w:r w:rsidR="00E2173B">
        <w:t>f</w:t>
      </w:r>
      <w:r w:rsidR="00B309F0">
        <w:rPr>
          <w:rFonts w:hint="eastAsia"/>
        </w:rPr>
        <w:t xml:space="preserve">or example, DSADC in </w:t>
      </w:r>
      <w:r w:rsidR="00E2173B">
        <w:t xml:space="preserve">Infineon </w:t>
      </w:r>
      <w:r w:rsidR="00E2173B">
        <w:rPr>
          <w:rFonts w:hint="eastAsia"/>
        </w:rPr>
        <w:t>A</w:t>
      </w:r>
      <w:r w:rsidR="00E2173B">
        <w:t>URIX™ products</w:t>
      </w:r>
      <w:r w:rsidR="00B309F0">
        <w:rPr>
          <w:rFonts w:hint="eastAsia"/>
        </w:rPr>
        <w:t>)</w:t>
      </w:r>
      <w:r w:rsidR="00B309F0">
        <w:t xml:space="preserve"> perform</w:t>
      </w:r>
      <w:r w:rsidR="00B309F0">
        <w:rPr>
          <w:rFonts w:hint="eastAsia"/>
        </w:rPr>
        <w:t xml:space="preserve"> </w:t>
      </w:r>
      <w:r w:rsidR="00B309F0">
        <w:t>the sampling</w:t>
      </w:r>
      <w:r w:rsidR="00B309F0">
        <w:rPr>
          <w:rFonts w:hint="eastAsia"/>
        </w:rPr>
        <w:t xml:space="preserve"> </w:t>
      </w:r>
      <w:r w:rsidR="00B309F0">
        <w:t>process at a much higher rate</w:t>
      </w:r>
      <w:r w:rsidR="00E2173B">
        <w:t>:</w:t>
      </w:r>
    </w:p>
    <w:p w:rsidR="00E2173B" w:rsidRDefault="00B309F0" w:rsidP="00B309F0">
      <w:pPr>
        <w:pStyle w:val="Body"/>
      </w:pPr>
      <w:proofErr w:type="spellStart"/>
      <w:proofErr w:type="gramStart"/>
      <w:r>
        <w:t>fN</w:t>
      </w:r>
      <w:proofErr w:type="spellEnd"/>
      <w:proofErr w:type="gramEnd"/>
      <w:r>
        <w:t xml:space="preserve"> &lt;&lt; Fs</w:t>
      </w:r>
    </w:p>
    <w:p w:rsidR="00E2173B" w:rsidRDefault="00B309F0" w:rsidP="00B309F0">
      <w:pPr>
        <w:pStyle w:val="Body"/>
      </w:pPr>
      <w:proofErr w:type="gramStart"/>
      <w:r>
        <w:t>where</w:t>
      </w:r>
      <w:proofErr w:type="gramEnd"/>
      <w:r w:rsidR="00E2173B">
        <w:t>:</w:t>
      </w:r>
      <w:r>
        <w:t xml:space="preserve"> </w:t>
      </w:r>
    </w:p>
    <w:p w:rsidR="00B309F0" w:rsidRDefault="00B309F0" w:rsidP="00991B5F">
      <w:pPr>
        <w:pStyle w:val="Bullet"/>
      </w:pPr>
      <w:r>
        <w:t xml:space="preserve">Fs </w:t>
      </w:r>
      <w:proofErr w:type="gramStart"/>
      <w:r>
        <w:t>denotes</w:t>
      </w:r>
      <w:proofErr w:type="gramEnd"/>
      <w:r>
        <w:rPr>
          <w:rFonts w:hint="eastAsia"/>
        </w:rPr>
        <w:t xml:space="preserve"> </w:t>
      </w:r>
      <w:r>
        <w:t>the input sampling rate.</w:t>
      </w:r>
    </w:p>
    <w:p w:rsidR="00B309F0" w:rsidRDefault="00B309F0" w:rsidP="00B309F0">
      <w:pPr>
        <w:pStyle w:val="Heading2"/>
      </w:pPr>
      <w:bookmarkStart w:id="30" w:name="_Toc460825908"/>
      <w:bookmarkStart w:id="31" w:name="_Toc461004871"/>
      <w:r>
        <w:rPr>
          <w:rFonts w:hint="eastAsia"/>
        </w:rPr>
        <w:t>Advantage of oversampling converter</w:t>
      </w:r>
      <w:bookmarkEnd w:id="30"/>
      <w:bookmarkEnd w:id="31"/>
      <w:r w:rsidR="00330D5C">
        <w:t>s</w:t>
      </w:r>
    </w:p>
    <w:p w:rsidR="00B309F0" w:rsidRDefault="00E2173B" w:rsidP="00B309F0">
      <w:pPr>
        <w:pStyle w:val="Body"/>
      </w:pPr>
      <w:r>
        <w:t>The f</w:t>
      </w:r>
      <w:r w:rsidR="00B309F0">
        <w:rPr>
          <w:rFonts w:hint="eastAsia"/>
        </w:rPr>
        <w:t xml:space="preserve">ollowing figure shows </w:t>
      </w:r>
      <w:r w:rsidR="00B309F0">
        <w:t>the requirements of the anti</w:t>
      </w:r>
      <w:r w:rsidR="00CD74AF">
        <w:t>-</w:t>
      </w:r>
      <w:r w:rsidR="00B309F0">
        <w:t>aliasing filter and over</w:t>
      </w:r>
      <w:r w:rsidR="00CD74AF">
        <w:t>-</w:t>
      </w:r>
      <w:r w:rsidR="00B309F0">
        <w:t>sampled</w:t>
      </w:r>
      <w:r w:rsidR="00B309F0">
        <w:rPr>
          <w:rFonts w:hint="eastAsia"/>
        </w:rPr>
        <w:t xml:space="preserve"> </w:t>
      </w:r>
      <w:r w:rsidR="00B309F0">
        <w:t>Nyquist rate A/D converters. Sampling at the</w:t>
      </w:r>
      <w:r w:rsidR="00B309F0">
        <w:rPr>
          <w:rFonts w:hint="eastAsia"/>
        </w:rPr>
        <w:t xml:space="preserve"> </w:t>
      </w:r>
      <w:r w:rsidR="00B309F0">
        <w:t>Nyquist rate mandates the use of an anti-aliasing filter with very sharp transition in order to provide</w:t>
      </w:r>
      <w:r w:rsidR="00B309F0">
        <w:rPr>
          <w:rFonts w:hint="eastAsia"/>
        </w:rPr>
        <w:t xml:space="preserve"> </w:t>
      </w:r>
      <w:r w:rsidR="00B309F0">
        <w:t>adequate aliasing protection without compromising</w:t>
      </w:r>
      <w:r w:rsidR="00B309F0">
        <w:rPr>
          <w:rFonts w:hint="eastAsia"/>
        </w:rPr>
        <w:t xml:space="preserve"> </w:t>
      </w:r>
      <w:r w:rsidR="00B309F0">
        <w:t xml:space="preserve">the signal </w:t>
      </w:r>
      <w:proofErr w:type="gramStart"/>
      <w:r w:rsidR="00B309F0">
        <w:t>bandwidth</w:t>
      </w:r>
      <w:r w:rsidR="00D00E99">
        <w:t xml:space="preserve"> </w:t>
      </w:r>
      <w:r w:rsidR="00CD74AF">
        <w:t xml:space="preserve"> </w:t>
      </w:r>
      <w:proofErr w:type="gramEnd"/>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B</m:t>
            </m:r>
          </m:sub>
        </m:sSub>
      </m:oMath>
      <w:r w:rsidR="00B309F0">
        <w:rPr>
          <w:rFonts w:hint="eastAsia"/>
        </w:rPr>
        <w:t>.</w:t>
      </w:r>
    </w:p>
    <w:p w:rsidR="00330D5C" w:rsidRDefault="00B309F0" w:rsidP="00B309F0">
      <w:pPr>
        <w:pStyle w:val="Body"/>
      </w:pPr>
      <w:r>
        <w:rPr>
          <w:rFonts w:hint="eastAsia"/>
        </w:rPr>
        <w:t>T</w:t>
      </w:r>
      <w:r>
        <w:t>he transition</w:t>
      </w:r>
      <w:r>
        <w:rPr>
          <w:rFonts w:hint="eastAsia"/>
        </w:rPr>
        <w:t xml:space="preserve"> </w:t>
      </w:r>
      <w:r>
        <w:t>band of the anti</w:t>
      </w:r>
      <w:r>
        <w:rPr>
          <w:rFonts w:hint="eastAsia"/>
        </w:rPr>
        <w:t>-</w:t>
      </w:r>
      <w:r>
        <w:t>aliasing filter of an</w:t>
      </w:r>
      <w:r>
        <w:rPr>
          <w:rFonts w:hint="eastAsia"/>
        </w:rPr>
        <w:t xml:space="preserve"> </w:t>
      </w:r>
      <w:r>
        <w:t>oversampled A/D converter</w:t>
      </w:r>
      <w:r w:rsidR="00CD74AF">
        <w:t xml:space="preserve"> </w:t>
      </w:r>
      <w:r>
        <w:t>is</w:t>
      </w:r>
      <w:r>
        <w:rPr>
          <w:rFonts w:hint="eastAsia"/>
        </w:rPr>
        <w:t xml:space="preserve"> </w:t>
      </w:r>
      <w:r>
        <w:t>much</w:t>
      </w:r>
      <w:r w:rsidR="00CD74AF">
        <w:t xml:space="preserve"> </w:t>
      </w:r>
      <w:r>
        <w:t>wider than its passband, because anti-aliasing</w:t>
      </w:r>
      <w:r>
        <w:rPr>
          <w:rFonts w:hint="eastAsia"/>
        </w:rPr>
        <w:t xml:space="preserve"> </w:t>
      </w:r>
      <w:r>
        <w:t>protection is required only for frequency bands between</w:t>
      </w:r>
      <w:r>
        <w:rPr>
          <w:rFonts w:hint="eastAsia"/>
        </w:rPr>
        <w:t xml:space="preserve"> </w:t>
      </w:r>
      <m:oMath>
        <m:sSub>
          <m:sSubPr>
            <m:ctrlPr>
              <w:rPr>
                <w:rFonts w:ascii="Cambria Math" w:hAnsi="Cambria Math"/>
              </w:rPr>
            </m:ctrlPr>
          </m:sSubPr>
          <m:e>
            <m:r>
              <m:rPr>
                <m:sty m:val="bi"/>
              </m:rPr>
              <w:rPr>
                <w:rFonts w:ascii="Cambria Math" w:hAnsi="Cambria Math"/>
              </w:rPr>
              <m:t>NF</m:t>
            </m:r>
          </m:e>
          <m:sub>
            <m:r>
              <m:rPr>
                <m:sty m:val="bi"/>
              </m:rPr>
              <w:rPr>
                <w:rFonts w:ascii="Cambria Math" w:hAnsi="Cambria Math"/>
              </w:rPr>
              <m:t>s</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B</m:t>
            </m:r>
          </m:sub>
        </m:sSub>
      </m:oMath>
      <w:r>
        <w:rPr>
          <w:rFonts w:hint="eastAsia"/>
        </w:rPr>
        <w:t xml:space="preserve"> </w:t>
      </w:r>
      <w:proofErr w:type="gramStart"/>
      <w:r>
        <w:rPr>
          <w:rFonts w:hint="eastAsia"/>
        </w:rPr>
        <w:t xml:space="preserve">and </w:t>
      </w:r>
      <w:proofErr w:type="gramEnd"/>
      <m:oMath>
        <m:sSub>
          <m:sSubPr>
            <m:ctrlPr>
              <w:rPr>
                <w:rFonts w:ascii="Cambria Math" w:hAnsi="Cambria Math"/>
              </w:rPr>
            </m:ctrlPr>
          </m:sSubPr>
          <m:e>
            <m:r>
              <m:rPr>
                <m:sty m:val="bi"/>
              </m:rPr>
              <w:rPr>
                <w:rFonts w:ascii="Cambria Math" w:hAnsi="Cambria Math"/>
              </w:rPr>
              <m:t>NF</m:t>
            </m:r>
          </m:e>
          <m:sub>
            <m:r>
              <m:rPr>
                <m:sty m:val="bi"/>
              </m:rPr>
              <w:rPr>
                <w:rFonts w:ascii="Cambria Math" w:hAnsi="Cambria Math"/>
              </w:rPr>
              <m:t>s</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B</m:t>
            </m:r>
          </m:sub>
        </m:sSub>
      </m:oMath>
      <w:r>
        <w:rPr>
          <w:rFonts w:hint="eastAsia"/>
        </w:rPr>
        <w:t xml:space="preserve">. </w:t>
      </w:r>
    </w:p>
    <w:p w:rsidR="00B309F0" w:rsidRPr="00517BC1" w:rsidRDefault="00B309F0" w:rsidP="00B309F0">
      <w:pPr>
        <w:pStyle w:val="Body"/>
      </w:pPr>
      <w:r w:rsidRPr="006864B7">
        <w:t>One R-C low</w:t>
      </w:r>
      <w:r w:rsidR="00D00E99">
        <w:t>-</w:t>
      </w:r>
      <w:r w:rsidRPr="006864B7">
        <w:t xml:space="preserve">pass ﬁlter is sufﬁcient for the </w:t>
      </w:r>
      <w:r>
        <w:t>oversampled A/D converter</w:t>
      </w:r>
      <w:r w:rsidRPr="006864B7">
        <w:t xml:space="preserve"> anti-aliasing ﬁlter</w:t>
      </w:r>
      <w:r>
        <w:rPr>
          <w:rFonts w:hint="eastAsia"/>
        </w:rP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lastRenderedPageBreak/>
              <w:drawing>
                <wp:inline distT="0" distB="0" distL="0" distR="0" wp14:anchorId="086CC8B4" wp14:editId="505C53BE">
                  <wp:extent cx="4394200" cy="2600296"/>
                  <wp:effectExtent l="0" t="0" r="6350" b="0"/>
                  <wp:docPr id="75" name="Picture 75" descr="C:\D\Git\Knock_Dev\Appnote\Adv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Git\Knock_Dev\Appnote\Advat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716" cy="2603560"/>
                          </a:xfrm>
                          <a:prstGeom prst="rect">
                            <a:avLst/>
                          </a:prstGeom>
                          <a:noFill/>
                          <a:ln>
                            <a:noFill/>
                          </a:ln>
                        </pic:spPr>
                      </pic:pic>
                    </a:graphicData>
                  </a:graphic>
                </wp:inline>
              </w:drawing>
            </w:r>
          </w:p>
        </w:tc>
      </w:tr>
    </w:tbl>
    <w:p w:rsidR="00B309F0" w:rsidRDefault="00B309F0" w:rsidP="00B309F0">
      <w:pPr>
        <w:pStyle w:val="FigureTitle"/>
      </w:pPr>
      <w:r>
        <w:rPr>
          <w:rFonts w:hint="eastAsia"/>
        </w:rPr>
        <w:t>Advantage of over</w:t>
      </w:r>
      <w:r w:rsidR="00CD74AF">
        <w:t>-</w:t>
      </w:r>
      <w:r>
        <w:rPr>
          <w:rFonts w:hint="eastAsia"/>
        </w:rPr>
        <w:t>sampling converter</w:t>
      </w:r>
    </w:p>
    <w:p w:rsidR="00B309F0" w:rsidRDefault="00B309F0" w:rsidP="00B309F0">
      <w:pPr>
        <w:pStyle w:val="Heading2"/>
      </w:pPr>
      <w:bookmarkStart w:id="32" w:name="_Toc460825909"/>
      <w:bookmarkStart w:id="33" w:name="_Toc461004872"/>
      <w:r>
        <w:rPr>
          <w:rFonts w:hint="eastAsia"/>
        </w:rPr>
        <w:t>Filter specification</w:t>
      </w:r>
      <w:bookmarkEnd w:id="32"/>
      <w:bookmarkEnd w:id="33"/>
    </w:p>
    <w:p w:rsidR="00B309F0" w:rsidRPr="004B31A3" w:rsidRDefault="00CD74AF" w:rsidP="00B309F0">
      <w:pPr>
        <w:pStyle w:val="Body"/>
        <w:rPr>
          <w:lang w:eastAsia="ko-KR"/>
        </w:rPr>
      </w:pPr>
      <w:r>
        <w:rPr>
          <w:rFonts w:hint="eastAsia"/>
        </w:rPr>
        <w:t>D</w:t>
      </w:r>
      <w:r>
        <w:t>SADC</w:t>
      </w:r>
      <w:r>
        <w:rPr>
          <w:rFonts w:hint="eastAsia"/>
        </w:rPr>
        <w:t xml:space="preserve"> </w:t>
      </w:r>
      <w:r w:rsidR="00B309F0">
        <w:rPr>
          <w:rFonts w:hint="eastAsia"/>
        </w:rPr>
        <w:t>has the following filter response specification</w:t>
      </w:r>
      <w: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rPr>
                <w:lang w:eastAsia="ko-KR"/>
              </w:rPr>
            </w:pPr>
            <w:r>
              <w:rPr>
                <w:noProof/>
                <w:lang w:eastAsia="ko-KR"/>
              </w:rPr>
              <w:drawing>
                <wp:inline distT="0" distB="0" distL="0" distR="0" wp14:anchorId="01057C44" wp14:editId="4A7CE0D1">
                  <wp:extent cx="5568462"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5108" cy="3623820"/>
                          </a:xfrm>
                          <a:prstGeom prst="rect">
                            <a:avLst/>
                          </a:prstGeom>
                        </pic:spPr>
                      </pic:pic>
                    </a:graphicData>
                  </a:graphic>
                </wp:inline>
              </w:drawing>
            </w:r>
          </w:p>
          <w:p w:rsidR="00B309F0" w:rsidRDefault="00B309F0" w:rsidP="00B309F0">
            <w:pPr>
              <w:pStyle w:val="TableCell-c"/>
              <w:rPr>
                <w:lang w:eastAsia="ko-KR"/>
              </w:rPr>
            </w:pPr>
            <w:r>
              <w:rPr>
                <w:noProof/>
                <w:lang w:eastAsia="ko-KR"/>
              </w:rPr>
              <w:drawing>
                <wp:inline distT="0" distB="0" distL="0" distR="0" wp14:anchorId="33C9A0E6" wp14:editId="592E56DE">
                  <wp:extent cx="1219650"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22673" cy="935764"/>
                          </a:xfrm>
                          <a:prstGeom prst="rect">
                            <a:avLst/>
                          </a:prstGeom>
                        </pic:spPr>
                      </pic:pic>
                    </a:graphicData>
                  </a:graphic>
                </wp:inline>
              </w:drawing>
            </w:r>
          </w:p>
          <w:p w:rsidR="00B309F0" w:rsidRDefault="00B309F0" w:rsidP="00B309F0">
            <w:pPr>
              <w:pStyle w:val="TableCell-c"/>
              <w:rPr>
                <w:lang w:eastAsia="ko-KR"/>
              </w:rPr>
            </w:pPr>
            <w:r>
              <w:rPr>
                <w:noProof/>
                <w:lang w:eastAsia="ko-KR"/>
              </w:rPr>
              <w:drawing>
                <wp:inline distT="0" distB="0" distL="0" distR="0" wp14:anchorId="61C76F25" wp14:editId="3AFFB8E1">
                  <wp:extent cx="3305199" cy="2905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05199" cy="290515"/>
                          </a:xfrm>
                          <a:prstGeom prst="rect">
                            <a:avLst/>
                          </a:prstGeom>
                        </pic:spPr>
                      </pic:pic>
                    </a:graphicData>
                  </a:graphic>
                </wp:inline>
              </w:drawing>
            </w:r>
          </w:p>
        </w:tc>
      </w:tr>
    </w:tbl>
    <w:p w:rsidR="00B309F0" w:rsidRDefault="00CD74AF" w:rsidP="00B309F0">
      <w:pPr>
        <w:pStyle w:val="FigureTitle"/>
        <w:rPr>
          <w:lang w:eastAsia="ko-KR"/>
        </w:rPr>
      </w:pPr>
      <w:r>
        <w:t>DSADC f</w:t>
      </w:r>
      <w:r w:rsidR="00B309F0">
        <w:rPr>
          <w:rFonts w:hint="eastAsia"/>
        </w:rPr>
        <w:t xml:space="preserve">requency </w:t>
      </w:r>
      <w:r w:rsidR="00D00E99">
        <w:t>response</w:t>
      </w:r>
    </w:p>
    <w:p w:rsidR="00B309F0" w:rsidRPr="00E94733" w:rsidRDefault="00CD74AF" w:rsidP="00B309F0">
      <w:pPr>
        <w:pStyle w:val="Body"/>
      </w:pPr>
      <w:r>
        <w:lastRenderedPageBreak/>
        <w:t>When c</w:t>
      </w:r>
      <w:r>
        <w:rPr>
          <w:rFonts w:hint="eastAsia"/>
        </w:rPr>
        <w:t>ompa</w:t>
      </w:r>
      <w:r>
        <w:t>red to</w:t>
      </w:r>
      <w:r>
        <w:rPr>
          <w:rFonts w:hint="eastAsia"/>
        </w:rPr>
        <w:t xml:space="preserve"> </w:t>
      </w:r>
      <w:r w:rsidR="00B309F0">
        <w:rPr>
          <w:rFonts w:hint="eastAsia"/>
        </w:rPr>
        <w:t xml:space="preserve">the FADC, DSADC has the superior filter response. </w:t>
      </w:r>
      <w:r>
        <w:t>Specifically</w:t>
      </w:r>
      <w:r w:rsidR="00B309F0">
        <w:rPr>
          <w:rFonts w:hint="eastAsia"/>
        </w:rPr>
        <w:t xml:space="preserve">, without compensation </w:t>
      </w:r>
      <w:r>
        <w:t>software</w:t>
      </w:r>
      <w:r w:rsidR="00B309F0">
        <w:rPr>
          <w:rFonts w:hint="eastAsia"/>
        </w:rPr>
        <w:t xml:space="preserve"> FIR, </w:t>
      </w:r>
      <w:r>
        <w:t xml:space="preserve">the </w:t>
      </w:r>
      <w:r w:rsidR="00B309F0">
        <w:rPr>
          <w:rFonts w:hint="eastAsia"/>
        </w:rPr>
        <w:t xml:space="preserve">DSADC shows </w:t>
      </w:r>
      <w:r>
        <w:t xml:space="preserve">a </w:t>
      </w:r>
      <w:r w:rsidR="00B309F0">
        <w:rPr>
          <w:rFonts w:hint="eastAsia"/>
        </w:rPr>
        <w:t xml:space="preserve">flat passband </w:t>
      </w:r>
      <w:r>
        <w:t>when compared to the</w:t>
      </w:r>
      <w:r w:rsidR="00B309F0">
        <w:rPr>
          <w:rFonts w:hint="eastAsia"/>
        </w:rPr>
        <w:t xml:space="preserve"> FADC.</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Pr="00CC3692" w:rsidRDefault="00B309F0" w:rsidP="00B309F0">
            <w:pPr>
              <w:pStyle w:val="TableCell-c"/>
            </w:pPr>
            <w:r>
              <w:rPr>
                <w:noProof/>
                <w:lang w:eastAsia="ko-KR"/>
              </w:rPr>
              <w:drawing>
                <wp:inline distT="0" distB="0" distL="0" distR="0" wp14:anchorId="7F6472CA" wp14:editId="4B94B488">
                  <wp:extent cx="6480810" cy="240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DCpassband.png"/>
                          <pic:cNvPicPr/>
                        </pic:nvPicPr>
                        <pic:blipFill>
                          <a:blip r:embed="rId24">
                            <a:extLst>
                              <a:ext uri="{28A0092B-C50C-407E-A947-70E740481C1C}">
                                <a14:useLocalDpi xmlns:a14="http://schemas.microsoft.com/office/drawing/2010/main" val="0"/>
                              </a:ext>
                            </a:extLst>
                          </a:blip>
                          <a:stretch>
                            <a:fillRect/>
                          </a:stretch>
                        </pic:blipFill>
                        <pic:spPr>
                          <a:xfrm>
                            <a:off x="0" y="0"/>
                            <a:ext cx="6480810" cy="2402840"/>
                          </a:xfrm>
                          <a:prstGeom prst="rect">
                            <a:avLst/>
                          </a:prstGeom>
                        </pic:spPr>
                      </pic:pic>
                    </a:graphicData>
                  </a:graphic>
                </wp:inline>
              </w:drawing>
            </w:r>
          </w:p>
        </w:tc>
      </w:tr>
    </w:tbl>
    <w:p w:rsidR="00B309F0" w:rsidRDefault="00B309F0" w:rsidP="00B309F0">
      <w:pPr>
        <w:pStyle w:val="FigureTitle"/>
      </w:pPr>
      <w:r>
        <w:rPr>
          <w:rFonts w:hint="eastAsia"/>
        </w:rPr>
        <w:t>DSADC</w:t>
      </w:r>
      <w:r w:rsidR="00CD74AF" w:rsidRPr="00CD74AF">
        <w:rPr>
          <w:rFonts w:hint="eastAsia"/>
        </w:rPr>
        <w:t xml:space="preserve"> </w:t>
      </w:r>
      <w:r w:rsidR="00CD74AF">
        <w:t>p</w:t>
      </w:r>
      <w:r w:rsidR="00AB5E18">
        <w:rPr>
          <w:rFonts w:hint="eastAsia"/>
        </w:rPr>
        <w:t>ass</w:t>
      </w:r>
      <w:r w:rsidR="00CD74AF">
        <w:rPr>
          <w:rFonts w:hint="eastAsia"/>
        </w:rPr>
        <w:t>band</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22DE96B5" wp14:editId="5048544D">
                  <wp:extent cx="6480810" cy="244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DCpassband.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2440305"/>
                          </a:xfrm>
                          <a:prstGeom prst="rect">
                            <a:avLst/>
                          </a:prstGeom>
                        </pic:spPr>
                      </pic:pic>
                    </a:graphicData>
                  </a:graphic>
                </wp:inline>
              </w:drawing>
            </w:r>
          </w:p>
        </w:tc>
      </w:tr>
    </w:tbl>
    <w:p w:rsidR="00B309F0" w:rsidRPr="00A43946" w:rsidRDefault="00CD74AF" w:rsidP="00B309F0">
      <w:pPr>
        <w:pStyle w:val="FigureTitle"/>
      </w:pPr>
      <w:r>
        <w:rPr>
          <w:rFonts w:hint="eastAsia"/>
          <w:lang w:eastAsia="ko-KR"/>
        </w:rPr>
        <w:t>FADC</w:t>
      </w:r>
      <w:r>
        <w:rPr>
          <w:rFonts w:hint="eastAsia"/>
        </w:rPr>
        <w:t xml:space="preserve"> </w:t>
      </w:r>
      <w:r>
        <w:t>p</w:t>
      </w:r>
      <w:r w:rsidR="00B309F0">
        <w:rPr>
          <w:rFonts w:hint="eastAsia"/>
        </w:rPr>
        <w:t>assband</w:t>
      </w:r>
    </w:p>
    <w:p w:rsidR="00B309F0" w:rsidRPr="005E2405" w:rsidRDefault="00B309F0" w:rsidP="00B309F0">
      <w:pPr>
        <w:pStyle w:val="Body"/>
      </w:pPr>
    </w:p>
    <w:p w:rsidR="00B309F0" w:rsidRDefault="00B309F0" w:rsidP="00B309F0">
      <w:pPr>
        <w:pStyle w:val="Heading1"/>
      </w:pPr>
      <w:bookmarkStart w:id="34" w:name="_Toc460825910"/>
      <w:bookmarkStart w:id="35" w:name="_Toc461004873"/>
      <w:r>
        <w:rPr>
          <w:rFonts w:hint="eastAsia"/>
        </w:rPr>
        <w:lastRenderedPageBreak/>
        <w:t>System concept</w:t>
      </w:r>
      <w:bookmarkEnd w:id="34"/>
      <w:bookmarkEnd w:id="35"/>
    </w:p>
    <w:p w:rsidR="00B309F0" w:rsidRDefault="00B309F0" w:rsidP="00B309F0">
      <w:pPr>
        <w:pStyle w:val="Heading2"/>
      </w:pPr>
      <w:bookmarkStart w:id="36" w:name="_Toc460825911"/>
      <w:bookmarkStart w:id="37" w:name="_Toc461004874"/>
      <w:r>
        <w:rPr>
          <w:rFonts w:hint="eastAsia"/>
        </w:rPr>
        <w:t>Conventional system concept with Audo</w:t>
      </w:r>
      <w:bookmarkEnd w:id="36"/>
      <w:bookmarkEnd w:id="37"/>
    </w:p>
    <w:p w:rsidR="00B309F0" w:rsidRPr="001349EB" w:rsidRDefault="00B309F0" w:rsidP="00B309F0">
      <w:pPr>
        <w:pStyle w:val="Body"/>
      </w:pPr>
      <w:r>
        <w:t>U</w:t>
      </w:r>
      <w:r>
        <w:rPr>
          <w:rFonts w:hint="eastAsia"/>
        </w:rPr>
        <w:t xml:space="preserve">sing FADC in Audo, </w:t>
      </w:r>
      <w:r w:rsidR="00AB5E18">
        <w:t xml:space="preserve">the </w:t>
      </w:r>
      <w:r>
        <w:rPr>
          <w:rFonts w:hint="eastAsia"/>
        </w:rPr>
        <w:t>following concept can be configured</w:t>
      </w:r>
      <w:r w:rsidR="00D00E99">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01D6F0CF" wp14:editId="2DE0D8B7">
                  <wp:extent cx="6477000" cy="1257300"/>
                  <wp:effectExtent l="0" t="0" r="0" b="0"/>
                  <wp:docPr id="67" name="Picture 67" descr="C:\D\Git\Knock_Dev\Appnote\conv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conven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257300"/>
                          </a:xfrm>
                          <a:prstGeom prst="rect">
                            <a:avLst/>
                          </a:prstGeom>
                          <a:noFill/>
                          <a:ln>
                            <a:noFill/>
                          </a:ln>
                        </pic:spPr>
                      </pic:pic>
                    </a:graphicData>
                  </a:graphic>
                </wp:inline>
              </w:drawing>
            </w:r>
          </w:p>
        </w:tc>
      </w:tr>
    </w:tbl>
    <w:p w:rsidR="00B309F0" w:rsidRDefault="00B309F0" w:rsidP="00B309F0">
      <w:pPr>
        <w:pStyle w:val="FigureTitle"/>
      </w:pPr>
      <w:proofErr w:type="spellStart"/>
      <w:r>
        <w:rPr>
          <w:rFonts w:hint="eastAsia"/>
        </w:rPr>
        <w:t>Audo</w:t>
      </w:r>
      <w:proofErr w:type="spellEnd"/>
      <w:r>
        <w:rPr>
          <w:rFonts w:hint="eastAsia"/>
        </w:rPr>
        <w:t xml:space="preserve"> system concept</w:t>
      </w:r>
    </w:p>
    <w:p w:rsidR="00B309F0" w:rsidRDefault="00AB5E18" w:rsidP="00B309F0">
      <w:pPr>
        <w:pStyle w:val="Heading2"/>
      </w:pPr>
      <w:bookmarkStart w:id="38" w:name="_Toc460825912"/>
      <w:bookmarkStart w:id="39" w:name="_Toc461004875"/>
      <w:r>
        <w:t>S</w:t>
      </w:r>
      <w:r w:rsidR="00B309F0">
        <w:rPr>
          <w:rFonts w:hint="eastAsia"/>
        </w:rPr>
        <w:t xml:space="preserve">ystem concept with </w:t>
      </w:r>
      <w:bookmarkEnd w:id="38"/>
      <w:r>
        <w:rPr>
          <w:rFonts w:hint="eastAsia"/>
        </w:rPr>
        <w:t>A</w:t>
      </w:r>
      <w:r>
        <w:t>URIX™</w:t>
      </w:r>
      <w:bookmarkEnd w:id="39"/>
    </w:p>
    <w:p w:rsidR="00330D5C" w:rsidRDefault="00B309F0" w:rsidP="00B309F0">
      <w:pPr>
        <w:pStyle w:val="Body"/>
      </w:pPr>
      <w:r>
        <w:t>C</w:t>
      </w:r>
      <w:r>
        <w:rPr>
          <w:rFonts w:hint="eastAsia"/>
        </w:rPr>
        <w:t>ompar</w:t>
      </w:r>
      <w:r w:rsidR="00AB5E18">
        <w:t>ed</w:t>
      </w:r>
      <w:r>
        <w:rPr>
          <w:rFonts w:hint="eastAsia"/>
        </w:rPr>
        <w:t xml:space="preserve"> with </w:t>
      </w:r>
      <w:r w:rsidR="00AB5E18">
        <w:t xml:space="preserve">the </w:t>
      </w:r>
      <w:r>
        <w:rPr>
          <w:rFonts w:hint="eastAsia"/>
        </w:rPr>
        <w:t xml:space="preserve">FADC concept, </w:t>
      </w:r>
      <w:r w:rsidR="00AB5E18">
        <w:t>the e</w:t>
      </w:r>
      <w:r>
        <w:rPr>
          <w:rFonts w:hint="eastAsia"/>
        </w:rPr>
        <w:t xml:space="preserve">xternal analog filter and </w:t>
      </w:r>
      <w:r w:rsidR="00AB5E18">
        <w:t>software</w:t>
      </w:r>
      <w:r w:rsidR="00AB5E18">
        <w:rPr>
          <w:rFonts w:hint="eastAsia"/>
        </w:rPr>
        <w:t xml:space="preserve"> </w:t>
      </w:r>
      <w:r>
        <w:rPr>
          <w:rFonts w:hint="eastAsia"/>
        </w:rPr>
        <w:t xml:space="preserve">AAF are removed in </w:t>
      </w:r>
      <w:r w:rsidR="00AB5E18">
        <w:t xml:space="preserve">the </w:t>
      </w:r>
      <w:r>
        <w:rPr>
          <w:rFonts w:hint="eastAsia"/>
        </w:rPr>
        <w:t>DSADC system concept</w:t>
      </w:r>
      <w:r w:rsidR="00AB5E18">
        <w:t>, b</w:t>
      </w:r>
      <w:r>
        <w:rPr>
          <w:rFonts w:hint="eastAsia"/>
        </w:rPr>
        <w:t xml:space="preserve">ecause DSADC provides </w:t>
      </w:r>
      <w:r>
        <w:t>enough</w:t>
      </w:r>
      <w:r>
        <w:rPr>
          <w:rFonts w:hint="eastAsia"/>
        </w:rPr>
        <w:t xml:space="preserve"> filter </w:t>
      </w:r>
      <w:r>
        <w:t>performance</w:t>
      </w:r>
      <w:r>
        <w:rPr>
          <w:rFonts w:hint="eastAsia"/>
        </w:rPr>
        <w:t xml:space="preserve"> to implement </w:t>
      </w:r>
      <w:r w:rsidR="00AB5E18">
        <w:t xml:space="preserve">a </w:t>
      </w:r>
      <w:r>
        <w:rPr>
          <w:rFonts w:hint="eastAsia"/>
        </w:rPr>
        <w:t xml:space="preserve">knock detection system. </w:t>
      </w:r>
    </w:p>
    <w:p w:rsidR="00B309F0" w:rsidRPr="007D7959" w:rsidRDefault="00AB5E18" w:rsidP="00B309F0">
      <w:pPr>
        <w:pStyle w:val="Body"/>
      </w:pPr>
      <w:r>
        <w:t>An AURIX™ DSADC implementation offers the opportunity for</w:t>
      </w:r>
      <w:r w:rsidR="00B309F0">
        <w:rPr>
          <w:rFonts w:hint="eastAsia"/>
        </w:rPr>
        <w:t xml:space="preserve"> c</w:t>
      </w:r>
      <w:r w:rsidR="00B309F0" w:rsidRPr="00571195">
        <w:t>ost </w:t>
      </w:r>
      <w:r w:rsidR="00B309F0">
        <w:rPr>
          <w:rFonts w:hint="eastAsia"/>
        </w:rPr>
        <w:t>r</w:t>
      </w:r>
      <w:r w:rsidR="00B309F0" w:rsidRPr="00571195">
        <w:t>educ</w:t>
      </w:r>
      <w:r w:rsidR="00B309F0" w:rsidRPr="00571195">
        <w:rPr>
          <w:rFonts w:hint="eastAsia"/>
        </w:rPr>
        <w:t>tion</w:t>
      </w:r>
      <w:r>
        <w:t>s</w:t>
      </w:r>
      <w:r w:rsidR="00B309F0" w:rsidRPr="00571195">
        <w:rPr>
          <w:rFonts w:hint="eastAsia"/>
        </w:rPr>
        <w:t xml:space="preserve"> and </w:t>
      </w:r>
      <w:r>
        <w:t xml:space="preserve">to </w:t>
      </w:r>
      <w:r w:rsidR="00B309F0">
        <w:rPr>
          <w:rFonts w:hint="eastAsia"/>
        </w:rPr>
        <w:t>l</w:t>
      </w:r>
      <w:r w:rsidR="00B309F0" w:rsidRPr="00571195">
        <w:rPr>
          <w:rFonts w:hint="eastAsia"/>
        </w:rPr>
        <w:t xml:space="preserve">ower </w:t>
      </w:r>
      <w:r w:rsidR="00B309F0">
        <w:rPr>
          <w:rFonts w:hint="eastAsia"/>
        </w:rPr>
        <w:t xml:space="preserve">the </w:t>
      </w:r>
      <w:r w:rsidR="00B309F0" w:rsidRPr="00571195">
        <w:rPr>
          <w:rFonts w:hint="eastAsia"/>
        </w:rPr>
        <w:t>CPU load.</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25E6C212" wp14:editId="20AFF200">
                  <wp:extent cx="6477000" cy="1485900"/>
                  <wp:effectExtent l="0" t="0" r="0" b="0"/>
                  <wp:docPr id="76" name="Picture 76" descr="C:\D\Git\Knock_Dev\Appnote\DS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Git\Knock_Dev\Appnote\DSAD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485900"/>
                          </a:xfrm>
                          <a:prstGeom prst="rect">
                            <a:avLst/>
                          </a:prstGeom>
                          <a:noFill/>
                          <a:ln>
                            <a:noFill/>
                          </a:ln>
                        </pic:spPr>
                      </pic:pic>
                    </a:graphicData>
                  </a:graphic>
                </wp:inline>
              </w:drawing>
            </w:r>
          </w:p>
        </w:tc>
      </w:tr>
    </w:tbl>
    <w:p w:rsidR="00B309F0" w:rsidRDefault="00AB5E18" w:rsidP="00B309F0">
      <w:pPr>
        <w:pStyle w:val="FigureTitle"/>
      </w:pPr>
      <w:r>
        <w:rPr>
          <w:rFonts w:hint="eastAsia"/>
        </w:rPr>
        <w:t>A</w:t>
      </w:r>
      <w:r>
        <w:t xml:space="preserve">URIX™ </w:t>
      </w:r>
      <w:r w:rsidR="00B309F0">
        <w:rPr>
          <w:rFonts w:hint="eastAsia"/>
        </w:rPr>
        <w:t>system concept</w:t>
      </w:r>
    </w:p>
    <w:p w:rsidR="00B309F0" w:rsidRDefault="00B309F0" w:rsidP="00B309F0">
      <w:pPr>
        <w:pStyle w:val="Heading1"/>
      </w:pPr>
      <w:bookmarkStart w:id="40" w:name="_Toc456691405"/>
      <w:bookmarkStart w:id="41" w:name="_Toc460825913"/>
      <w:bookmarkStart w:id="42" w:name="_Toc461004876"/>
      <w:r>
        <w:rPr>
          <w:rFonts w:hint="eastAsia"/>
        </w:rPr>
        <w:lastRenderedPageBreak/>
        <w:t xml:space="preserve">Code </w:t>
      </w:r>
      <w:r>
        <w:t>i</w:t>
      </w:r>
      <w:r>
        <w:rPr>
          <w:rFonts w:hint="eastAsia"/>
        </w:rPr>
        <w:t>mplementation</w:t>
      </w:r>
      <w:bookmarkEnd w:id="40"/>
      <w:bookmarkEnd w:id="41"/>
      <w:bookmarkEnd w:id="42"/>
    </w:p>
    <w:p w:rsidR="00B309F0" w:rsidRDefault="00B309F0">
      <w:pPr>
        <w:pStyle w:val="Attention"/>
      </w:pPr>
      <w:r>
        <w:t>Code examples are provided ONLY for illustration purposes and are not intended to be ‘production’ ready. Any use of these code examples is entirely at your own risk</w:t>
      </w:r>
      <w:r w:rsidR="00AB5E18">
        <w:t>.</w:t>
      </w:r>
      <w:r>
        <w:t xml:space="preserve"> </w:t>
      </w:r>
    </w:p>
    <w:p w:rsidR="00B309F0" w:rsidRDefault="00B309F0" w:rsidP="00B309F0">
      <w:pPr>
        <w:pStyle w:val="Heading2"/>
      </w:pPr>
      <w:bookmarkStart w:id="43" w:name="_Toc456691406"/>
      <w:bookmarkStart w:id="44" w:name="_Toc460825914"/>
      <w:bookmarkStart w:id="45" w:name="_Toc461004877"/>
      <w:r>
        <w:rPr>
          <w:rFonts w:hint="eastAsia"/>
        </w:rPr>
        <w:t>Resources</w:t>
      </w:r>
      <w:bookmarkEnd w:id="43"/>
      <w:bookmarkEnd w:id="44"/>
      <w:bookmarkEnd w:id="45"/>
    </w:p>
    <w:p w:rsidR="00B309F0" w:rsidRDefault="00B309F0" w:rsidP="00B309F0">
      <w:pPr>
        <w:pStyle w:val="Body"/>
      </w:pPr>
      <w:r>
        <w:t>The main</w:t>
      </w:r>
      <w:r>
        <w:rPr>
          <w:rFonts w:hint="eastAsia"/>
        </w:rPr>
        <w:t xml:space="preserve"> resources to implement Knock detection in the code</w:t>
      </w:r>
      <w:r>
        <w:t xml:space="preserve"> are as follows:</w:t>
      </w:r>
    </w:p>
    <w:p w:rsidR="00B309F0" w:rsidRDefault="00B309F0" w:rsidP="00991B5F">
      <w:pPr>
        <w:pStyle w:val="Bullet"/>
      </w:pPr>
      <w:r>
        <w:rPr>
          <w:rFonts w:hint="eastAsia"/>
        </w:rPr>
        <w:t>ATOM2_CH6 in GTM</w:t>
      </w:r>
    </w:p>
    <w:p w:rsidR="00B309F0" w:rsidRDefault="00B309F0" w:rsidP="00991B5F">
      <w:pPr>
        <w:pStyle w:val="Bullet"/>
      </w:pPr>
      <w:r>
        <w:rPr>
          <w:rFonts w:hint="eastAsia"/>
        </w:rPr>
        <w:t xml:space="preserve">DSADC CH0 </w:t>
      </w:r>
    </w:p>
    <w:p w:rsidR="00B309F0" w:rsidRDefault="00B309F0" w:rsidP="00991B5F">
      <w:pPr>
        <w:pStyle w:val="Bullet"/>
      </w:pPr>
      <w:r>
        <w:rPr>
          <w:rFonts w:hint="eastAsia"/>
        </w:rPr>
        <w:t>DMA CH0</w:t>
      </w:r>
    </w:p>
    <w:p w:rsidR="00B309F0" w:rsidRDefault="00B309F0" w:rsidP="00991B5F">
      <w:pPr>
        <w:pStyle w:val="Bullet"/>
      </w:pPr>
      <w:r>
        <w:rPr>
          <w:rFonts w:hint="eastAsia"/>
        </w:rPr>
        <w:t>Port pin 32.0</w:t>
      </w:r>
      <w:r w:rsidR="00AB5E18">
        <w:t xml:space="preserve"> </w:t>
      </w:r>
      <w:r>
        <w:rPr>
          <w:rFonts w:hint="eastAsia"/>
        </w:rPr>
        <w:t>(Knock window check)</w:t>
      </w:r>
    </w:p>
    <w:p w:rsidR="00B309F0" w:rsidRDefault="00B309F0" w:rsidP="00991B5F">
      <w:pPr>
        <w:pStyle w:val="Bullet"/>
      </w:pPr>
      <w:r>
        <w:rPr>
          <w:rFonts w:hint="eastAsia"/>
        </w:rPr>
        <w:t>FIR filter in DSP library</w:t>
      </w:r>
    </w:p>
    <w:p w:rsidR="00AB5E18" w:rsidRDefault="00AB5E18"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18E3AC17" wp14:editId="714DA9C5">
                  <wp:extent cx="6477000" cy="1314450"/>
                  <wp:effectExtent l="0" t="0" r="0" b="0"/>
                  <wp:docPr id="78" name="Picture 78" descr="C:\D\Git\Knock_Dev\Appnote\code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Git\Knock_Dev\Appnote\code implement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1314450"/>
                          </a:xfrm>
                          <a:prstGeom prst="rect">
                            <a:avLst/>
                          </a:prstGeom>
                          <a:noFill/>
                          <a:ln>
                            <a:noFill/>
                          </a:ln>
                        </pic:spPr>
                      </pic:pic>
                    </a:graphicData>
                  </a:graphic>
                </wp:inline>
              </w:drawing>
            </w:r>
          </w:p>
        </w:tc>
      </w:tr>
    </w:tbl>
    <w:p w:rsidR="00B309F0" w:rsidRPr="009E28EC" w:rsidRDefault="00B309F0" w:rsidP="00B309F0">
      <w:pPr>
        <w:pStyle w:val="FigureTitle"/>
      </w:pPr>
      <w:r>
        <w:rPr>
          <w:rFonts w:hint="eastAsia"/>
        </w:rPr>
        <w:t>Resources for knock detection</w:t>
      </w:r>
    </w:p>
    <w:p w:rsidR="00B309F0" w:rsidRDefault="00B309F0" w:rsidP="00B309F0">
      <w:pPr>
        <w:pStyle w:val="Heading2"/>
      </w:pPr>
      <w:bookmarkStart w:id="46" w:name="_Toc460825915"/>
      <w:bookmarkStart w:id="47" w:name="_Toc461004878"/>
      <w:r>
        <w:rPr>
          <w:rFonts w:hint="eastAsia"/>
        </w:rPr>
        <w:t>Code operation sequence</w:t>
      </w:r>
      <w:bookmarkEnd w:id="46"/>
      <w:bookmarkEnd w:id="47"/>
    </w:p>
    <w:p w:rsidR="00B309F0" w:rsidRPr="00976F94" w:rsidRDefault="00AB5E18" w:rsidP="00B309F0">
      <w:pPr>
        <w:pStyle w:val="Body"/>
      </w:pPr>
      <w:r>
        <w:t>The overall</w:t>
      </w:r>
      <w:r>
        <w:rPr>
          <w:rFonts w:hint="eastAsia"/>
        </w:rPr>
        <w:t xml:space="preserve"> </w:t>
      </w:r>
      <w:r w:rsidR="00B309F0">
        <w:rPr>
          <w:rFonts w:hint="eastAsia"/>
        </w:rPr>
        <w:t xml:space="preserve">system operation is as </w:t>
      </w:r>
      <w:r>
        <w:t>follows:</w:t>
      </w:r>
      <w:r w:rsidR="00B309F0">
        <w:rPr>
          <w:rFonts w:hint="eastAsia"/>
        </w:rPr>
        <w:t xml:space="preserve"> </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noProof/>
                <w:lang w:eastAsia="ko-KR"/>
              </w:rPr>
              <w:drawing>
                <wp:inline distT="0" distB="0" distL="0" distR="0" wp14:anchorId="4B76EC58" wp14:editId="2C55B686">
                  <wp:extent cx="5695950" cy="3397916"/>
                  <wp:effectExtent l="0" t="0" r="0" b="0"/>
                  <wp:docPr id="28" name="Picture 28" descr="C:\D\Git\Knock_Dev\Appnote\Code oper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Code operation sequ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1401" cy="3401168"/>
                          </a:xfrm>
                          <a:prstGeom prst="rect">
                            <a:avLst/>
                          </a:prstGeom>
                          <a:noFill/>
                          <a:ln>
                            <a:noFill/>
                          </a:ln>
                        </pic:spPr>
                      </pic:pic>
                    </a:graphicData>
                  </a:graphic>
                </wp:inline>
              </w:drawing>
            </w:r>
          </w:p>
        </w:tc>
      </w:tr>
    </w:tbl>
    <w:p w:rsidR="00B309F0" w:rsidRDefault="00B309F0" w:rsidP="00B309F0">
      <w:pPr>
        <w:pStyle w:val="FigureTitle"/>
      </w:pPr>
      <w:r>
        <w:rPr>
          <w:rFonts w:hint="eastAsia"/>
        </w:rPr>
        <w:t>Code operation sequence</w:t>
      </w:r>
    </w:p>
    <w:p w:rsidR="00B309F0" w:rsidRDefault="00B309F0" w:rsidP="00B309F0">
      <w:pPr>
        <w:pStyle w:val="Heading3"/>
      </w:pPr>
      <w:bookmarkStart w:id="48" w:name="_Toc460825916"/>
      <w:bookmarkStart w:id="49" w:name="_Toc461004879"/>
      <w:r>
        <w:rPr>
          <w:rFonts w:hint="eastAsia"/>
        </w:rPr>
        <w:lastRenderedPageBreak/>
        <w:t>Knock window</w:t>
      </w:r>
      <w:bookmarkEnd w:id="48"/>
      <w:bookmarkEnd w:id="49"/>
    </w:p>
    <w:p w:rsidR="00C572C1" w:rsidRDefault="00B309F0" w:rsidP="00B309F0">
      <w:pPr>
        <w:pStyle w:val="Body"/>
      </w:pPr>
      <w:r>
        <w:t>I</w:t>
      </w:r>
      <w:r>
        <w:rPr>
          <w:rFonts w:hint="eastAsia"/>
        </w:rPr>
        <w:t>n the system</w:t>
      </w:r>
      <w:r w:rsidR="000D12B3">
        <w:t xml:space="preserve"> the</w:t>
      </w:r>
      <w:r>
        <w:rPr>
          <w:rFonts w:hint="eastAsia"/>
        </w:rPr>
        <w:t xml:space="preserve"> </w:t>
      </w:r>
      <w:r w:rsidR="00330D5C">
        <w:t>d</w:t>
      </w:r>
      <w:r w:rsidR="00330D5C">
        <w:rPr>
          <w:rFonts w:hint="eastAsia"/>
        </w:rPr>
        <w:t xml:space="preserve">ata </w:t>
      </w:r>
      <w:r>
        <w:rPr>
          <w:rFonts w:hint="eastAsia"/>
        </w:rPr>
        <w:t xml:space="preserve">gathering period is </w:t>
      </w:r>
      <w:r w:rsidR="00330D5C">
        <w:t>known as the</w:t>
      </w:r>
      <w:r w:rsidR="00330D5C">
        <w:rPr>
          <w:rFonts w:hint="eastAsia"/>
        </w:rPr>
        <w:t xml:space="preserve"> </w:t>
      </w:r>
      <w:r w:rsidR="00330D5C">
        <w:t>‘</w:t>
      </w:r>
      <w:r>
        <w:rPr>
          <w:rFonts w:hint="eastAsia"/>
        </w:rPr>
        <w:t>knock window open</w:t>
      </w:r>
      <w:r w:rsidR="00330D5C">
        <w:t>’</w:t>
      </w:r>
      <w:r>
        <w:rPr>
          <w:rFonts w:hint="eastAsia"/>
        </w:rPr>
        <w:t xml:space="preserve"> status. </w:t>
      </w:r>
      <w:r w:rsidR="00330D5C">
        <w:t>The k</w:t>
      </w:r>
      <w:r>
        <w:rPr>
          <w:rFonts w:hint="eastAsia"/>
        </w:rPr>
        <w:t xml:space="preserve">nock window </w:t>
      </w:r>
      <w:r w:rsidR="00330D5C">
        <w:t xml:space="preserve">in the AURIX™ is </w:t>
      </w:r>
      <w:r>
        <w:rPr>
          <w:rFonts w:hint="eastAsia"/>
        </w:rPr>
        <w:t xml:space="preserve">implemented by ATOM in </w:t>
      </w:r>
      <w:r w:rsidR="00330D5C">
        <w:t xml:space="preserve">the </w:t>
      </w:r>
      <w:r>
        <w:rPr>
          <w:rFonts w:hint="eastAsia"/>
        </w:rPr>
        <w:t>GTM.</w:t>
      </w:r>
      <w:r w:rsidR="000D12B3">
        <w:t xml:space="preserve"> </w:t>
      </w:r>
    </w:p>
    <w:p w:rsidR="00B309F0" w:rsidRDefault="00C572C1" w:rsidP="00B309F0">
      <w:pPr>
        <w:pStyle w:val="Body"/>
      </w:pPr>
      <w:r>
        <w:t xml:space="preserve">The </w:t>
      </w:r>
      <w:r w:rsidR="00B309F0">
        <w:rPr>
          <w:rFonts w:hint="eastAsia"/>
        </w:rPr>
        <w:t xml:space="preserve">ATOM </w:t>
      </w:r>
      <w:r>
        <w:t xml:space="preserve">module </w:t>
      </w:r>
      <w:r w:rsidR="00B309F0">
        <w:rPr>
          <w:rFonts w:hint="eastAsia"/>
        </w:rPr>
        <w:t xml:space="preserve">plays a role as a gate trigger. During the knock </w:t>
      </w:r>
      <w:r w:rsidR="00B309F0">
        <w:t>window</w:t>
      </w:r>
      <w:r w:rsidR="00B309F0">
        <w:rPr>
          <w:rFonts w:hint="eastAsia"/>
        </w:rPr>
        <w:t xml:space="preserve"> open, DSADC converts the analog to digital data. </w:t>
      </w:r>
      <w:r>
        <w:t>The k</w:t>
      </w:r>
      <w:r w:rsidR="00B309F0">
        <w:rPr>
          <w:rFonts w:hint="eastAsia"/>
        </w:rPr>
        <w:t>nock window open period</w:t>
      </w:r>
      <w:r w:rsidR="00B309F0">
        <w:rPr>
          <w:rFonts w:hint="eastAsia"/>
          <w:lang w:eastAsia="ko-KR"/>
        </w:rPr>
        <w:t xml:space="preserve">, </w:t>
      </w:r>
      <w:r>
        <w:rPr>
          <w:lang w:eastAsia="ko-KR"/>
        </w:rPr>
        <w:t xml:space="preserve">and the </w:t>
      </w:r>
      <w:r w:rsidR="00B309F0">
        <w:rPr>
          <w:rFonts w:hint="eastAsia"/>
        </w:rPr>
        <w:t>start</w:t>
      </w:r>
      <w:r w:rsidR="00B309F0">
        <w:rPr>
          <w:rFonts w:hint="eastAsia"/>
          <w:lang w:eastAsia="ko-KR"/>
        </w:rPr>
        <w:t xml:space="preserve"> and close points</w:t>
      </w:r>
      <w:r>
        <w:rPr>
          <w:lang w:eastAsia="ko-KR"/>
        </w:rPr>
        <w:t>,</w:t>
      </w:r>
      <w:r w:rsidR="00B309F0">
        <w:rPr>
          <w:rFonts w:hint="eastAsia"/>
          <w:lang w:eastAsia="ko-KR"/>
        </w:rPr>
        <w:t xml:space="preserve"> </w:t>
      </w:r>
      <w:r w:rsidR="00B309F0">
        <w:rPr>
          <w:rFonts w:hint="eastAsia"/>
        </w:rPr>
        <w:t>are</w:t>
      </w:r>
      <w:r w:rsidR="00B309F0">
        <w:rPr>
          <w:rFonts w:hint="eastAsia"/>
          <w:lang w:eastAsia="ko-KR"/>
        </w:rPr>
        <w:t xml:space="preserve"> </w:t>
      </w:r>
      <w:r w:rsidR="00B309F0">
        <w:rPr>
          <w:rFonts w:hint="eastAsia"/>
        </w:rPr>
        <w:t xml:space="preserve">decided by </w:t>
      </w:r>
      <w:r>
        <w:t xml:space="preserve">the </w:t>
      </w:r>
      <w:r w:rsidR="00B309F0">
        <w:rPr>
          <w:rFonts w:hint="eastAsia"/>
        </w:rPr>
        <w:t>application</w:t>
      </w:r>
      <w:r w:rsidR="00B309F0">
        <w:rPr>
          <w:rFonts w:hint="eastAsia"/>
          <w:lang w:eastAsia="ko-KR"/>
        </w:rPr>
        <w:t xml:space="preserve"> </w:t>
      </w:r>
      <w:r w:rsidR="00B309F0">
        <w:rPr>
          <w:rFonts w:hint="eastAsia"/>
        </w:rPr>
        <w:t xml:space="preserve">(KnoCheck_ASWControl API) </w:t>
      </w:r>
      <w:r>
        <w:t xml:space="preserve">and will </w:t>
      </w:r>
      <w:r w:rsidR="00B309F0">
        <w:rPr>
          <w:rFonts w:hint="eastAsia"/>
        </w:rPr>
        <w:t xml:space="preserve">depend on </w:t>
      </w:r>
      <w:r>
        <w:t>the</w:t>
      </w:r>
      <w:r>
        <w:rPr>
          <w:rFonts w:hint="eastAsia"/>
        </w:rPr>
        <w:t xml:space="preserve"> </w:t>
      </w:r>
      <w:r w:rsidR="00D00E99">
        <w:t>internal</w:t>
      </w:r>
      <w:r w:rsidR="00B309F0">
        <w:rPr>
          <w:rFonts w:hint="eastAsia"/>
        </w:rPr>
        <w:t xml:space="preserve"> atmosphere</w:t>
      </w:r>
      <w:r>
        <w:t xml:space="preserve"> of the engine</w:t>
      </w:r>
      <w:r w:rsidR="00B309F0">
        <w:rPr>
          <w:rFonts w:hint="eastAsia"/>
        </w:rPr>
        <w:t>.</w:t>
      </w:r>
    </w:p>
    <w:p w:rsidR="00C572C1" w:rsidRDefault="00C572C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Pr>
                <w:noProof/>
                <w:lang w:eastAsia="ko-KR"/>
              </w:rPr>
              <w:drawing>
                <wp:inline distT="0" distB="0" distL="0" distR="0" wp14:anchorId="6F480240" wp14:editId="388B4DB5">
                  <wp:extent cx="5994593" cy="51816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04889" cy="5190500"/>
                          </a:xfrm>
                          <a:prstGeom prst="rect">
                            <a:avLst/>
                          </a:prstGeom>
                        </pic:spPr>
                      </pic:pic>
                    </a:graphicData>
                  </a:graphic>
                </wp:inline>
              </w:drawing>
            </w:r>
          </w:p>
        </w:tc>
      </w:tr>
    </w:tbl>
    <w:p w:rsidR="00B309F0" w:rsidRDefault="00B309F0" w:rsidP="00B309F0">
      <w:pPr>
        <w:pStyle w:val="FigureTitle"/>
      </w:pPr>
      <w:r>
        <w:rPr>
          <w:rFonts w:hint="eastAsia"/>
        </w:rPr>
        <w:t>Knock window</w:t>
      </w:r>
    </w:p>
    <w:p w:rsidR="00B309F0" w:rsidRDefault="00B309F0" w:rsidP="00B309F0">
      <w:pPr>
        <w:pStyle w:val="Heading2"/>
      </w:pPr>
      <w:bookmarkStart w:id="50" w:name="_Toc460825917"/>
      <w:bookmarkStart w:id="51" w:name="_Toc461004880"/>
      <w:r>
        <w:rPr>
          <w:rFonts w:hint="eastAsia"/>
        </w:rPr>
        <w:t xml:space="preserve">DSADC </w:t>
      </w:r>
      <w:r>
        <w:t>configuration</w:t>
      </w:r>
      <w:bookmarkEnd w:id="50"/>
      <w:bookmarkEnd w:id="51"/>
    </w:p>
    <w:p w:rsidR="00B309F0" w:rsidRDefault="00656C2E" w:rsidP="00B309F0">
      <w:pPr>
        <w:pStyle w:val="Body"/>
      </w:pPr>
      <w:r>
        <w:t>Here the</w:t>
      </w:r>
      <w:r w:rsidR="00B309F0">
        <w:rPr>
          <w:rFonts w:hint="eastAsia"/>
        </w:rPr>
        <w:t xml:space="preserve"> target output pass band </w:t>
      </w:r>
      <w:r>
        <w:t xml:space="preserve">is </w:t>
      </w:r>
      <w:r w:rsidR="00B309F0">
        <w:rPr>
          <w:rFonts w:hint="eastAsia"/>
        </w:rPr>
        <w:t xml:space="preserve">set as </w:t>
      </w:r>
      <w:proofErr w:type="gramStart"/>
      <w:r w:rsidR="00B309F0">
        <w:rPr>
          <w:rFonts w:hint="eastAsia"/>
        </w:rPr>
        <w:t>104.17KHz</w:t>
      </w:r>
      <w:proofErr w:type="gramEnd"/>
      <w:r w:rsidR="00B309F0">
        <w:rPr>
          <w:rFonts w:hint="eastAsia"/>
        </w:rPr>
        <w:t xml:space="preserve">, where </w:t>
      </w: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spb</m:t>
            </m:r>
          </m:sub>
        </m:sSub>
      </m:oMath>
      <w:r w:rsidR="00B309F0">
        <w:rPr>
          <w:rFonts w:hint="eastAsia"/>
        </w:rPr>
        <w:t xml:space="preserve"> = 100M</w:t>
      </w:r>
      <w:r w:rsidR="00B309F0">
        <w:rPr>
          <w:rFonts w:hint="eastAsia"/>
          <w:lang w:eastAsia="ko-KR"/>
        </w:rPr>
        <w:t>H</w:t>
      </w:r>
      <w:r w:rsidR="00B309F0">
        <w:rPr>
          <w:rFonts w:hint="eastAsia"/>
        </w:rPr>
        <w:t>z.</w:t>
      </w:r>
    </w:p>
    <w:p w:rsidR="000D12B3" w:rsidRDefault="00B309F0" w:rsidP="00B309F0">
      <w:pPr>
        <w:pStyle w:val="Body"/>
        <w:rPr>
          <w:lang w:eastAsia="ko-KR"/>
        </w:rPr>
      </w:pPr>
      <w:r>
        <w:t>T</w:t>
      </w:r>
      <w:r>
        <w:rPr>
          <w:rFonts w:hint="eastAsia"/>
        </w:rPr>
        <w:t>o get the intended passband OSR (</w:t>
      </w:r>
      <w:r w:rsidRPr="00A005F7">
        <w:t>Oversampling Ratio</w:t>
      </w:r>
      <w:r>
        <w:rPr>
          <w:rFonts w:hint="eastAsia"/>
        </w:rPr>
        <w:t xml:space="preserve">) </w:t>
      </w:r>
      <w:r>
        <w:rPr>
          <w:rFonts w:hint="eastAsia"/>
          <w:lang w:eastAsia="ko-KR"/>
        </w:rPr>
        <w:t xml:space="preserve">DSADC </w:t>
      </w:r>
      <w:r>
        <w:rPr>
          <w:rFonts w:hint="eastAsia"/>
        </w:rPr>
        <w:t xml:space="preserve">can be configured as </w:t>
      </w:r>
      <w:r w:rsidR="00656C2E">
        <w:t xml:space="preserve">shown in the </w:t>
      </w:r>
      <w:r>
        <w:rPr>
          <w:rFonts w:hint="eastAsia"/>
        </w:rPr>
        <w:t>following table.</w:t>
      </w:r>
      <w:r>
        <w:rPr>
          <w:rFonts w:hint="eastAsia"/>
          <w:lang w:eastAsia="ko-KR"/>
        </w:rPr>
        <w:t xml:space="preserve"> </w:t>
      </w:r>
    </w:p>
    <w:p w:rsidR="00B309F0" w:rsidRDefault="00C572C1" w:rsidP="00B309F0">
      <w:pPr>
        <w:pStyle w:val="Body"/>
      </w:pPr>
      <w:r>
        <w:t xml:space="preserve">The </w:t>
      </w:r>
      <w:r w:rsidR="00B309F0">
        <w:rPr>
          <w:rFonts w:hint="eastAsia"/>
        </w:rPr>
        <w:t>CIC</w:t>
      </w:r>
      <w:r w:rsidR="00D00E99">
        <w:t xml:space="preserve"> </w:t>
      </w:r>
      <w:r w:rsidR="00B309F0">
        <w:rPr>
          <w:rFonts w:hint="eastAsia"/>
        </w:rPr>
        <w:t>(</w:t>
      </w:r>
      <w:r w:rsidR="00B309F0" w:rsidRPr="00651220">
        <w:t>Cyclic</w:t>
      </w:r>
      <w:r w:rsidR="00B309F0">
        <w:rPr>
          <w:rFonts w:hint="eastAsia"/>
        </w:rPr>
        <w:t xml:space="preserve"> </w:t>
      </w:r>
      <w:r w:rsidR="000D12B3">
        <w:t>I</w:t>
      </w:r>
      <w:r w:rsidR="00B309F0">
        <w:rPr>
          <w:rFonts w:hint="eastAsia"/>
        </w:rPr>
        <w:t xml:space="preserve">ntegration </w:t>
      </w:r>
      <w:r w:rsidR="000D12B3">
        <w:t>C</w:t>
      </w:r>
      <w:r w:rsidR="00B309F0">
        <w:rPr>
          <w:rFonts w:hint="eastAsia"/>
        </w:rPr>
        <w:t xml:space="preserve">omb) filter OSR </w:t>
      </w:r>
      <w:r>
        <w:t>is configurable by the</w:t>
      </w:r>
      <w:r w:rsidR="00656C2E">
        <w:t xml:space="preserve"> </w:t>
      </w:r>
      <w:r w:rsidR="00B309F0">
        <w:rPr>
          <w:rFonts w:hint="eastAsia"/>
        </w:rPr>
        <w:t>user</w:t>
      </w:r>
      <w:r w:rsidR="00D00E99">
        <w:t xml:space="preserve">, </w:t>
      </w:r>
      <w:r>
        <w:t>b</w:t>
      </w:r>
      <w:r w:rsidR="00B309F0">
        <w:rPr>
          <w:rFonts w:hint="eastAsia"/>
        </w:rPr>
        <w:t>ut two F</w:t>
      </w:r>
      <w:r w:rsidR="00B309F0">
        <w:t>IR</w:t>
      </w:r>
      <w:r w:rsidR="00B309F0">
        <w:rPr>
          <w:rFonts w:hint="eastAsia"/>
        </w:rPr>
        <w:t xml:space="preserve"> </w:t>
      </w:r>
      <w:r w:rsidR="00B309F0">
        <w:t>filter</w:t>
      </w:r>
      <w:r>
        <w:t>s</w:t>
      </w:r>
      <w:r w:rsidR="00B309F0">
        <w:rPr>
          <w:rFonts w:hint="eastAsia"/>
        </w:rPr>
        <w:t xml:space="preserve"> </w:t>
      </w:r>
      <w:r>
        <w:t>in</w:t>
      </w:r>
      <w:r w:rsidR="00B309F0">
        <w:t xml:space="preserve"> DSADC</w:t>
      </w:r>
      <w:r w:rsidR="00B309F0">
        <w:rPr>
          <w:rFonts w:hint="eastAsia"/>
        </w:rPr>
        <w:t xml:space="preserve"> have </w:t>
      </w:r>
      <w:r>
        <w:t xml:space="preserve">a </w:t>
      </w:r>
      <w:r w:rsidR="00B309F0">
        <w:rPr>
          <w:rFonts w:hint="eastAsia"/>
        </w:rPr>
        <w:t xml:space="preserve">fixed decimation rate with 2 </w:t>
      </w:r>
      <w:r w:rsidR="00D00E99">
        <w:t>respectively</w:t>
      </w:r>
      <w:r w:rsidR="00B309F0">
        <w:rPr>
          <w:rFonts w:hint="eastAsia"/>
        </w:rP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tcPr>
          <w:p w:rsidR="00B309F0" w:rsidRDefault="00B309F0" w:rsidP="00B309F0">
            <w:pPr>
              <w:pStyle w:val="TableCell-c"/>
            </w:pPr>
            <w:r w:rsidRPr="00A005F7">
              <w:rPr>
                <w:noProof/>
                <w:lang w:eastAsia="ko-KR"/>
              </w:rPr>
              <w:lastRenderedPageBreak/>
              <w:drawing>
                <wp:inline distT="0" distB="0" distL="0" distR="0" wp14:anchorId="5330E75A" wp14:editId="1628564B">
                  <wp:extent cx="5882483" cy="1466850"/>
                  <wp:effectExtent l="0" t="0" r="4445" b="0"/>
                  <wp:docPr id="70" name="Picture 2"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0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525" cy="1470102"/>
                          </a:xfrm>
                          <a:prstGeom prst="rect">
                            <a:avLst/>
                          </a:prstGeom>
                          <a:noFill/>
                          <a:ln>
                            <a:noFill/>
                          </a:ln>
                          <a:extLst/>
                        </pic:spPr>
                      </pic:pic>
                    </a:graphicData>
                  </a:graphic>
                </wp:inline>
              </w:drawing>
            </w:r>
          </w:p>
        </w:tc>
      </w:tr>
    </w:tbl>
    <w:p w:rsidR="00B309F0" w:rsidRDefault="00B309F0" w:rsidP="00B309F0">
      <w:pPr>
        <w:pStyle w:val="FigureTitle"/>
      </w:pPr>
      <w:r>
        <w:rPr>
          <w:rFonts w:hint="eastAsia"/>
        </w:rPr>
        <w:t xml:space="preserve">Pass band </w:t>
      </w:r>
      <w:r w:rsidR="00D00E99">
        <w:t>configuration</w:t>
      </w:r>
    </w:p>
    <w:p w:rsidR="00B309F0" w:rsidRDefault="00B309F0" w:rsidP="00B309F0">
      <w:pPr>
        <w:pStyle w:val="Heading2"/>
      </w:pPr>
      <w:bookmarkStart w:id="52" w:name="_Toc460825918"/>
      <w:bookmarkStart w:id="53" w:name="_Toc461004881"/>
      <w:r>
        <w:rPr>
          <w:rFonts w:hint="eastAsia"/>
        </w:rPr>
        <w:t>Group delay</w:t>
      </w:r>
      <w:bookmarkEnd w:id="52"/>
      <w:bookmarkEnd w:id="53"/>
    </w:p>
    <w:p w:rsidR="00B309F0" w:rsidRDefault="00B309F0" w:rsidP="00B309F0">
      <w:pPr>
        <w:pStyle w:val="Body"/>
      </w:pPr>
      <w:r>
        <w:t>Data that enter</w:t>
      </w:r>
      <w:r w:rsidR="00932701">
        <w:t>s</w:t>
      </w:r>
      <w:r>
        <w:t xml:space="preserve"> a digital filter need</w:t>
      </w:r>
      <w:r>
        <w:rPr>
          <w:rFonts w:hint="eastAsia"/>
          <w:lang w:eastAsia="ko-KR"/>
        </w:rPr>
        <w:t>s</w:t>
      </w:r>
      <w:r>
        <w:t xml:space="preserve"> a certain number of filter clocks before </w:t>
      </w:r>
      <w:r w:rsidR="00932701">
        <w:t xml:space="preserve">it </w:t>
      </w:r>
      <w:r>
        <w:t>appear</w:t>
      </w:r>
      <w:r w:rsidR="00932701">
        <w:t>s</w:t>
      </w:r>
      <w:r>
        <w:t xml:space="preserve"> at</w:t>
      </w:r>
      <w:r>
        <w:rPr>
          <w:rFonts w:hint="eastAsia"/>
        </w:rPr>
        <w:t xml:space="preserve"> </w:t>
      </w:r>
      <w:r>
        <w:t>the filter’s output</w:t>
      </w:r>
      <w:r w:rsidR="00B43060">
        <w:t>,</w:t>
      </w:r>
      <w:r>
        <w:t xml:space="preserve"> </w:t>
      </w:r>
      <w:r w:rsidR="00C572C1">
        <w:t xml:space="preserve">where </w:t>
      </w:r>
      <w:r w:rsidR="00932701">
        <w:t xml:space="preserve">it </w:t>
      </w:r>
      <w:r>
        <w:t>can be used by the system. The effective group delay depends on</w:t>
      </w:r>
      <w:r>
        <w:rPr>
          <w:rFonts w:hint="eastAsia"/>
        </w:rPr>
        <w:t xml:space="preserve"> </w:t>
      </w:r>
      <w:r>
        <w:t>the configuration of the filter chain</w:t>
      </w:r>
      <w:r>
        <w:rPr>
          <w:rFonts w:hint="eastAsia"/>
        </w:rPr>
        <w:t xml:space="preserve">. </w:t>
      </w:r>
      <w:r w:rsidR="00B43060">
        <w:t>The</w:t>
      </w:r>
      <w:r>
        <w:rPr>
          <w:rFonts w:hint="eastAsia"/>
        </w:rPr>
        <w:t xml:space="preserve"> </w:t>
      </w:r>
      <w:r w:rsidR="00932701">
        <w:t>AURIX™</w:t>
      </w:r>
      <w:r w:rsidR="00932701">
        <w:rPr>
          <w:rFonts w:hint="eastAsia"/>
        </w:rPr>
        <w:t xml:space="preserve"> </w:t>
      </w:r>
      <w:r>
        <w:rPr>
          <w:rFonts w:hint="eastAsia"/>
        </w:rPr>
        <w:t xml:space="preserve">user manual provides </w:t>
      </w:r>
      <w:r w:rsidR="00932701">
        <w:t xml:space="preserve">a </w:t>
      </w:r>
      <w:r>
        <w:rPr>
          <w:rFonts w:hint="eastAsia"/>
        </w:rPr>
        <w:t>summary table</w:t>
      </w:r>
      <w:r w:rsidR="00B43060">
        <w:t xml:space="preserve"> with respect to group delay</w:t>
      </w:r>
      <w:r>
        <w:rPr>
          <w:rFonts w:hint="eastAsia"/>
        </w:rPr>
        <w:t xml:space="preserve">. </w:t>
      </w:r>
      <w:r w:rsidR="00B43060">
        <w:t>When considering g</w:t>
      </w:r>
      <w:r>
        <w:rPr>
          <w:rFonts w:hint="eastAsia"/>
        </w:rPr>
        <w:t>ro</w:t>
      </w:r>
      <w:r w:rsidR="00932701">
        <w:t>up</w:t>
      </w:r>
      <w:r>
        <w:rPr>
          <w:rFonts w:hint="eastAsia"/>
        </w:rPr>
        <w:t xml:space="preserve"> delay, data which come</w:t>
      </w:r>
      <w:r w:rsidR="00B43060">
        <w:t>s</w:t>
      </w:r>
      <w:r>
        <w:rPr>
          <w:rFonts w:hint="eastAsia"/>
        </w:rPr>
        <w:t xml:space="preserve"> in </w:t>
      </w:r>
      <w:r w:rsidR="00B43060">
        <w:t xml:space="preserve">to the </w:t>
      </w:r>
      <w:r>
        <w:rPr>
          <w:rFonts w:hint="eastAsia"/>
        </w:rPr>
        <w:t xml:space="preserve">DSADC from </w:t>
      </w:r>
      <w:r w:rsidR="00B43060">
        <w:t>the ‘</w:t>
      </w:r>
      <w:r>
        <w:rPr>
          <w:rFonts w:hint="eastAsia"/>
        </w:rPr>
        <w:t>knock window open</w:t>
      </w:r>
      <w:r w:rsidR="00B43060">
        <w:t>’</w:t>
      </w:r>
      <w:r>
        <w:rPr>
          <w:rFonts w:hint="eastAsia"/>
        </w:rPr>
        <w:t xml:space="preserve"> </w:t>
      </w:r>
      <w:r w:rsidR="00D00E99">
        <w:t>until</w:t>
      </w:r>
      <w:r>
        <w:rPr>
          <w:rFonts w:hint="eastAsia"/>
        </w:rPr>
        <w:t xml:space="preserve"> </w:t>
      </w:r>
      <w:r w:rsidR="00D00E99">
        <w:t>meaningful</w:t>
      </w:r>
      <w:r>
        <w:rPr>
          <w:rFonts w:hint="eastAsia"/>
        </w:rPr>
        <w:t xml:space="preserve"> data</w:t>
      </w:r>
      <w:r w:rsidR="00B43060">
        <w:t xml:space="preserve"> is</w:t>
      </w:r>
      <w:r>
        <w:rPr>
          <w:rFonts w:hint="eastAsia"/>
        </w:rPr>
        <w:t xml:space="preserve"> generated</w:t>
      </w:r>
      <w:r w:rsidR="00B43060">
        <w:t>,</w:t>
      </w:r>
      <w:r>
        <w:rPr>
          <w:rFonts w:hint="eastAsia"/>
        </w:rPr>
        <w:t xml:space="preserve"> </w:t>
      </w:r>
      <w:r>
        <w:rPr>
          <w:rFonts w:hint="eastAsia"/>
          <w:lang w:eastAsia="ko-KR"/>
        </w:rPr>
        <w:t xml:space="preserve">should </w:t>
      </w:r>
      <w:r>
        <w:rPr>
          <w:rFonts w:hint="eastAsia"/>
        </w:rPr>
        <w:t xml:space="preserve">be </w:t>
      </w:r>
      <w:r w:rsidR="00932701">
        <w:t>discarded</w:t>
      </w:r>
      <w:r>
        <w:rPr>
          <w:rFonts w:hint="eastAsia"/>
        </w:rPr>
        <w:t>.</w:t>
      </w:r>
    </w:p>
    <w:p w:rsidR="00C572C1" w:rsidRDefault="00C572C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2483329F" wp14:editId="5839BA27">
                  <wp:extent cx="3541231" cy="2105025"/>
                  <wp:effectExtent l="0" t="0" r="2540" b="0"/>
                  <wp:docPr id="81" name="Picture 81" descr="C:\D\Git\Knock_Dev\Appnote\gropu 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gropu dela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4816" cy="2107156"/>
                          </a:xfrm>
                          <a:prstGeom prst="rect">
                            <a:avLst/>
                          </a:prstGeom>
                          <a:noFill/>
                          <a:ln>
                            <a:noFill/>
                          </a:ln>
                        </pic:spPr>
                      </pic:pic>
                    </a:graphicData>
                  </a:graphic>
                </wp:inline>
              </w:drawing>
            </w:r>
          </w:p>
        </w:tc>
      </w:tr>
    </w:tbl>
    <w:p w:rsidR="00B309F0" w:rsidRDefault="00B309F0" w:rsidP="00B309F0">
      <w:pPr>
        <w:pStyle w:val="FigureTitle"/>
      </w:pPr>
      <w:r>
        <w:rPr>
          <w:rFonts w:hint="eastAsia"/>
        </w:rPr>
        <w:t>Group delay</w:t>
      </w:r>
    </w:p>
    <w:p w:rsidR="00C572C1" w:rsidRPr="00306FD4" w:rsidRDefault="00C572C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39A75371" wp14:editId="6338F7C1">
                  <wp:extent cx="4278760" cy="2324100"/>
                  <wp:effectExtent l="0" t="0" r="7620" b="0"/>
                  <wp:docPr id="88" name="Picture 88" descr="C:\D\Git\Knock_Dev\Appnote\gropu de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Git\Knock_Dev\Appnote\gropu delay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1183" cy="2341711"/>
                          </a:xfrm>
                          <a:prstGeom prst="rect">
                            <a:avLst/>
                          </a:prstGeom>
                          <a:noFill/>
                          <a:ln>
                            <a:noFill/>
                          </a:ln>
                        </pic:spPr>
                      </pic:pic>
                    </a:graphicData>
                  </a:graphic>
                </wp:inline>
              </w:drawing>
            </w:r>
          </w:p>
        </w:tc>
      </w:tr>
    </w:tbl>
    <w:p w:rsidR="00B309F0" w:rsidRPr="000D1B1F" w:rsidRDefault="00B309F0" w:rsidP="00B309F0">
      <w:pPr>
        <w:pStyle w:val="FigureTitle"/>
      </w:pPr>
      <w:r>
        <w:rPr>
          <w:rFonts w:hint="eastAsia"/>
        </w:rPr>
        <w:t>Group delay consideration in code</w:t>
      </w:r>
    </w:p>
    <w:p w:rsidR="00B309F0" w:rsidRDefault="00B309F0" w:rsidP="00B309F0">
      <w:pPr>
        <w:pStyle w:val="Heading2"/>
      </w:pPr>
      <w:bookmarkStart w:id="54" w:name="_Toc460825919"/>
      <w:bookmarkStart w:id="55" w:name="_Toc461004882"/>
      <w:r>
        <w:lastRenderedPageBreak/>
        <w:t>O</w:t>
      </w:r>
      <w:r>
        <w:rPr>
          <w:rFonts w:hint="eastAsia"/>
        </w:rPr>
        <w:t>ffset compensation</w:t>
      </w:r>
      <w:bookmarkEnd w:id="54"/>
      <w:bookmarkEnd w:id="55"/>
    </w:p>
    <w:p w:rsidR="00B43060" w:rsidRDefault="00D00E99" w:rsidP="00B309F0">
      <w:pPr>
        <w:pStyle w:val="Body"/>
      </w:pPr>
      <w:r>
        <w:t>Fundamentally</w:t>
      </w:r>
      <w:r w:rsidR="00B309F0">
        <w:rPr>
          <w:rFonts w:hint="eastAsia"/>
        </w:rPr>
        <w:t xml:space="preserve"> DSADC has dete</w:t>
      </w:r>
      <w:r w:rsidR="00B43060">
        <w:t>r</w:t>
      </w:r>
      <w:r w:rsidR="00B309F0">
        <w:rPr>
          <w:rFonts w:hint="eastAsia"/>
        </w:rPr>
        <w:t>mi</w:t>
      </w:r>
      <w:r w:rsidR="00B43060">
        <w:t>ni</w:t>
      </w:r>
      <w:r w:rsidR="00B309F0">
        <w:rPr>
          <w:rFonts w:hint="eastAsia"/>
        </w:rPr>
        <w:t xml:space="preserve">stic offset. </w:t>
      </w:r>
      <w:r w:rsidR="00B43060">
        <w:t>The f</w:t>
      </w:r>
      <w:r w:rsidR="00B309F0">
        <w:rPr>
          <w:rFonts w:hint="eastAsia"/>
        </w:rPr>
        <w:t xml:space="preserve">ollowing </w:t>
      </w:r>
      <w:r w:rsidR="00B43060">
        <w:t xml:space="preserve">table </w:t>
      </w:r>
      <w:r w:rsidR="00B309F0">
        <w:rPr>
          <w:rFonts w:hint="eastAsia"/>
        </w:rPr>
        <w:t>demonstrates dete</w:t>
      </w:r>
      <w:r w:rsidR="00B43060">
        <w:t>rmin</w:t>
      </w:r>
      <w:r w:rsidR="00B309F0">
        <w:rPr>
          <w:rFonts w:hint="eastAsia"/>
        </w:rPr>
        <w:t xml:space="preserve">istic offset. </w:t>
      </w:r>
    </w:p>
    <w:p w:rsidR="00B309F0" w:rsidRDefault="00B309F0" w:rsidP="00B309F0">
      <w:pPr>
        <w:pStyle w:val="Body"/>
        <w:rPr>
          <w:ins w:id="56" w:author="Han Steve (IFKOR ATV SMD AP SAE MC1)" w:date="2016-09-26T12:38:00Z"/>
          <w:rFonts w:hint="eastAsia"/>
          <w:lang w:eastAsia="ko-KR"/>
        </w:rPr>
      </w:pPr>
      <w:r>
        <w:t>T</w:t>
      </w:r>
      <w:r>
        <w:rPr>
          <w:rFonts w:hint="eastAsia"/>
        </w:rPr>
        <w:t>h</w:t>
      </w:r>
      <w:r w:rsidR="00B43060">
        <w:t>e</w:t>
      </w:r>
      <w:r>
        <w:rPr>
          <w:rFonts w:hint="eastAsia"/>
        </w:rPr>
        <w:t xml:space="preserve"> value can vary +/-35.</w:t>
      </w:r>
      <w:r>
        <w:rPr>
          <w:rFonts w:hint="eastAsia"/>
          <w:lang w:eastAsia="ko-KR"/>
        </w:rPr>
        <w:t xml:space="preserve"> </w:t>
      </w:r>
      <w:r w:rsidR="00B43060">
        <w:t>Each</w:t>
      </w:r>
      <w:r>
        <w:rPr>
          <w:rFonts w:hint="eastAsia"/>
        </w:rPr>
        <w:t xml:space="preserve"> user </w:t>
      </w:r>
      <w:r w:rsidR="00B43060">
        <w:t xml:space="preserve">must consider the offset when </w:t>
      </w:r>
      <w:r>
        <w:rPr>
          <w:rFonts w:hint="eastAsia"/>
        </w:rPr>
        <w:t>calibrat</w:t>
      </w:r>
      <w:r w:rsidR="00281331">
        <w:t>ing</w:t>
      </w:r>
      <w:r>
        <w:rPr>
          <w:rFonts w:hint="eastAsia"/>
        </w:rPr>
        <w:t xml:space="preserve"> the offset value.</w:t>
      </w:r>
    </w:p>
    <w:p w:rsidR="0099521A" w:rsidRDefault="00C71B7F" w:rsidP="00B309F0">
      <w:pPr>
        <w:pStyle w:val="Body"/>
        <w:rPr>
          <w:lang w:eastAsia="ko-KR"/>
        </w:rPr>
      </w:pPr>
      <w:ins w:id="57" w:author="Han Steve (IFKOR ATV SMD AP SAE MC1)" w:date="2016-09-26T13:08:00Z">
        <w:r>
          <w:rPr>
            <w:rFonts w:hint="eastAsia"/>
            <w:lang w:eastAsia="ko-KR"/>
          </w:rPr>
          <w:t xml:space="preserve">According to </w:t>
        </w:r>
      </w:ins>
      <w:proofErr w:type="spellStart"/>
      <w:ins w:id="58" w:author="Han Steve (IFKOR ATV SMD AP SAE MC1)" w:date="2016-09-26T13:10:00Z">
        <w:r>
          <w:rPr>
            <w:rFonts w:hint="eastAsia"/>
            <w:lang w:eastAsia="ko-KR"/>
          </w:rPr>
          <w:t>Aurix</w:t>
        </w:r>
        <w:proofErr w:type="spellEnd"/>
        <w:r>
          <w:rPr>
            <w:rFonts w:hint="eastAsia"/>
            <w:lang w:eastAsia="ko-KR"/>
          </w:rPr>
          <w:t xml:space="preserve"> de</w:t>
        </w:r>
      </w:ins>
      <w:ins w:id="59" w:author="Han Steve (IFKOR ATV SMD AP SAE MC1)" w:date="2016-09-26T13:09:00Z">
        <w:r>
          <w:rPr>
            <w:rFonts w:hint="eastAsia"/>
            <w:lang w:eastAsia="ko-KR"/>
          </w:rPr>
          <w:t>vice</w:t>
        </w:r>
      </w:ins>
      <w:ins w:id="60" w:author="Han Steve (IFKOR ATV SMD AP SAE MC1)" w:date="2016-09-26T13:10:00Z">
        <w:r>
          <w:rPr>
            <w:rFonts w:hint="eastAsia"/>
            <w:lang w:eastAsia="ko-KR"/>
          </w:rPr>
          <w:t xml:space="preserve"> </w:t>
        </w:r>
      </w:ins>
      <w:ins w:id="61" w:author="Han Steve (IFKOR ATV SMD AP SAE MC1)" w:date="2016-09-26T13:08:00Z">
        <w:r>
          <w:rPr>
            <w:rFonts w:hint="eastAsia"/>
            <w:lang w:eastAsia="ko-KR"/>
          </w:rPr>
          <w:t>step</w:t>
        </w:r>
      </w:ins>
      <w:ins w:id="62" w:author="Han Steve (IFKOR ATV SMD AP SAE MC1)" w:date="2016-09-26T13:11:00Z">
        <w:r>
          <w:rPr>
            <w:rFonts w:hint="eastAsia"/>
            <w:lang w:eastAsia="ko-KR"/>
          </w:rPr>
          <w:t xml:space="preserve">, </w:t>
        </w:r>
        <w:r>
          <w:rPr>
            <w:lang w:eastAsia="ko-KR"/>
          </w:rPr>
          <w:t>offset</w:t>
        </w:r>
        <w:r>
          <w:rPr>
            <w:rFonts w:hint="eastAsia"/>
            <w:lang w:eastAsia="ko-KR"/>
          </w:rPr>
          <w:t xml:space="preserve"> is different. </w:t>
        </w:r>
        <w:r>
          <w:rPr>
            <w:lang w:eastAsia="ko-KR"/>
          </w:rPr>
          <w:t>F</w:t>
        </w:r>
        <w:r>
          <w:rPr>
            <w:rFonts w:hint="eastAsia"/>
            <w:lang w:eastAsia="ko-KR"/>
          </w:rPr>
          <w:t xml:space="preserve">or more specific </w:t>
        </w:r>
        <w:r>
          <w:rPr>
            <w:lang w:eastAsia="ko-KR"/>
          </w:rPr>
          <w:t>information</w:t>
        </w:r>
        <w:r>
          <w:rPr>
            <w:rFonts w:hint="eastAsia"/>
            <w:lang w:eastAsia="ko-KR"/>
          </w:rPr>
          <w:t xml:space="preserve"> please refer to </w:t>
        </w:r>
        <w:proofErr w:type="spellStart"/>
        <w:r>
          <w:rPr>
            <w:rFonts w:hint="eastAsia"/>
            <w:lang w:eastAsia="ko-KR"/>
          </w:rPr>
          <w:t>Aurix</w:t>
        </w:r>
        <w:proofErr w:type="spellEnd"/>
        <w:r>
          <w:rPr>
            <w:rFonts w:hint="eastAsia"/>
            <w:lang w:eastAsia="ko-KR"/>
          </w:rPr>
          <w:t xml:space="preserve"> data spec.</w:t>
        </w:r>
      </w:ins>
    </w:p>
    <w:p w:rsidR="00C572C1" w:rsidRPr="00AE02A7" w:rsidRDefault="00C572C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1B85A1EC" wp14:editId="70A1A968">
                  <wp:extent cx="3599473" cy="1289713"/>
                  <wp:effectExtent l="0" t="0" r="1270" b="5715"/>
                  <wp:docPr id="83" name="Picture 83" descr="C:\D\Git\Knock_Dev\Appnote\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Git\Knock_Dev\Appnote\offs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2637" cy="1298013"/>
                          </a:xfrm>
                          <a:prstGeom prst="rect">
                            <a:avLst/>
                          </a:prstGeom>
                          <a:noFill/>
                          <a:ln>
                            <a:noFill/>
                          </a:ln>
                        </pic:spPr>
                      </pic:pic>
                    </a:graphicData>
                  </a:graphic>
                </wp:inline>
              </w:drawing>
            </w:r>
          </w:p>
        </w:tc>
      </w:tr>
    </w:tbl>
    <w:p w:rsidR="00B309F0" w:rsidRDefault="00B309F0" w:rsidP="00B309F0">
      <w:pPr>
        <w:pStyle w:val="FigureTitle"/>
      </w:pPr>
      <w:r>
        <w:rPr>
          <w:rFonts w:hint="eastAsia"/>
        </w:rPr>
        <w:t xml:space="preserve">DSADC </w:t>
      </w:r>
      <w:r w:rsidR="00B43060">
        <w:t>i</w:t>
      </w:r>
      <w:r>
        <w:rPr>
          <w:rFonts w:hint="eastAsia"/>
        </w:rPr>
        <w:t>nternal offset</w:t>
      </w:r>
      <w:ins w:id="63" w:author="Han Steve (IFKOR ATV SMD AP SAE MC1)" w:date="2016-09-26T12:37:00Z">
        <w:r w:rsidR="0099521A">
          <w:rPr>
            <w:rFonts w:hint="eastAsia"/>
            <w:lang w:eastAsia="ko-KR"/>
          </w:rPr>
          <w:t>(TC27x B&amp;C steps)</w:t>
        </w:r>
      </w:ins>
    </w:p>
    <w:p w:rsidR="00B309F0" w:rsidRDefault="00B309F0" w:rsidP="00B309F0">
      <w:pPr>
        <w:pStyle w:val="Heading2"/>
      </w:pPr>
      <w:bookmarkStart w:id="64" w:name="_Toc460825920"/>
      <w:bookmarkStart w:id="65" w:name="_Toc461004883"/>
      <w:r>
        <w:rPr>
          <w:rFonts w:hint="eastAsia"/>
        </w:rPr>
        <w:t>DMA</w:t>
      </w:r>
      <w:bookmarkEnd w:id="64"/>
      <w:bookmarkEnd w:id="65"/>
      <w:r w:rsidR="00281331">
        <w:t xml:space="preserve"> and double buffering to reduce CPU load</w:t>
      </w:r>
    </w:p>
    <w:p w:rsidR="00B309F0" w:rsidRDefault="00B309F0" w:rsidP="00B309F0">
      <w:pPr>
        <w:pStyle w:val="Body"/>
      </w:pPr>
      <w:r>
        <w:rPr>
          <w:rFonts w:hint="eastAsia"/>
        </w:rPr>
        <w:t xml:space="preserve">Digital Signal Processing arithmetic takes a long time. </w:t>
      </w:r>
      <w:r>
        <w:t>T</w:t>
      </w:r>
      <w:r>
        <w:rPr>
          <w:rFonts w:hint="eastAsia"/>
        </w:rPr>
        <w:t>o distribut</w:t>
      </w:r>
      <w:r w:rsidR="00281331">
        <w:t>e</w:t>
      </w:r>
      <w:r>
        <w:rPr>
          <w:rFonts w:hint="eastAsia"/>
        </w:rPr>
        <w:t xml:space="preserve"> the CPU load, </w:t>
      </w:r>
      <w:r w:rsidR="00281331">
        <w:t>DSP calculations only occur after 128 bits of data have entered the</w:t>
      </w:r>
      <w:r>
        <w:rPr>
          <w:rFonts w:hint="eastAsia"/>
        </w:rPr>
        <w:t xml:space="preserve"> RAM buffer.</w:t>
      </w:r>
      <w:r w:rsidR="00281331">
        <w:t xml:space="preserve"> </w:t>
      </w:r>
      <w:r>
        <w:rPr>
          <w:rFonts w:hint="eastAsia"/>
        </w:rPr>
        <w:t>For effective data handling</w:t>
      </w:r>
      <w:r w:rsidR="00281331">
        <w:t xml:space="preserve"> a ‘d</w:t>
      </w:r>
      <w:r>
        <w:rPr>
          <w:rFonts w:hint="eastAsia"/>
        </w:rPr>
        <w:t>ouble buffering</w:t>
      </w:r>
      <w:r w:rsidR="00281331">
        <w:t>’</w:t>
      </w:r>
      <w:r>
        <w:rPr>
          <w:rFonts w:hint="eastAsia"/>
        </w:rPr>
        <w:t xml:space="preserve"> function in</w:t>
      </w:r>
      <w:r w:rsidR="00281331">
        <w:t>side the</w:t>
      </w:r>
      <w:r>
        <w:rPr>
          <w:rFonts w:hint="eastAsia"/>
        </w:rPr>
        <w:t xml:space="preserve"> DMA is used. Double buffering provides automatic buffer change functionality</w:t>
      </w:r>
      <w:r w:rsidR="00281331">
        <w:t xml:space="preserve"> and means that d</w:t>
      </w:r>
      <w:r>
        <w:rPr>
          <w:rFonts w:hint="eastAsia"/>
        </w:rPr>
        <w:t>uring the calculation</w:t>
      </w:r>
      <w:r w:rsidR="00281331">
        <w:t xml:space="preserve"> phase</w:t>
      </w:r>
      <w:r>
        <w:rPr>
          <w:rFonts w:hint="eastAsia"/>
        </w:rPr>
        <w:t xml:space="preserve">, </w:t>
      </w:r>
      <w:r w:rsidR="00281331">
        <w:t xml:space="preserve">while working on the available set of data, more incoming </w:t>
      </w:r>
      <w:r>
        <w:rPr>
          <w:rFonts w:hint="eastAsia"/>
        </w:rPr>
        <w:t xml:space="preserve">data can </w:t>
      </w:r>
      <w:r w:rsidR="00281331">
        <w:t xml:space="preserve">still </w:t>
      </w:r>
      <w:r>
        <w:rPr>
          <w:rFonts w:hint="eastAsia"/>
        </w:rPr>
        <w:t xml:space="preserve">be </w:t>
      </w:r>
      <w:r w:rsidR="00281331">
        <w:t xml:space="preserve">safely </w:t>
      </w:r>
      <w:r>
        <w:rPr>
          <w:rFonts w:hint="eastAsia"/>
        </w:rPr>
        <w:t>stored.</w:t>
      </w:r>
    </w:p>
    <w:p w:rsidR="00C572C1" w:rsidRPr="008F69D9" w:rsidRDefault="00C572C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04ECF059" wp14:editId="10CD39A9">
                  <wp:extent cx="3610099" cy="2680150"/>
                  <wp:effectExtent l="0" t="0" r="0" b="6350"/>
                  <wp:docPr id="86" name="Picture 86" descr="C:\D\Git\Knock_Dev\Appnote\Double bu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Git\Knock_Dev\Appnote\Double buffer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255" cy="2680266"/>
                          </a:xfrm>
                          <a:prstGeom prst="rect">
                            <a:avLst/>
                          </a:prstGeom>
                          <a:noFill/>
                          <a:ln>
                            <a:noFill/>
                          </a:ln>
                        </pic:spPr>
                      </pic:pic>
                    </a:graphicData>
                  </a:graphic>
                </wp:inline>
              </w:drawing>
            </w:r>
          </w:p>
        </w:tc>
      </w:tr>
    </w:tbl>
    <w:p w:rsidR="00B309F0" w:rsidRDefault="00B309F0" w:rsidP="00B309F0">
      <w:pPr>
        <w:pStyle w:val="FigureTitle"/>
      </w:pPr>
      <w:r>
        <w:rPr>
          <w:rFonts w:hint="eastAsia"/>
        </w:rPr>
        <w:t xml:space="preserve">DMA </w:t>
      </w:r>
      <w:r w:rsidR="00281331">
        <w:t>d</w:t>
      </w:r>
      <w:r>
        <w:rPr>
          <w:rFonts w:hint="eastAsia"/>
        </w:rPr>
        <w:t>ouble buffering concept</w:t>
      </w:r>
    </w:p>
    <w:p w:rsidR="00B309F0" w:rsidRDefault="00B309F0" w:rsidP="00B309F0">
      <w:pPr>
        <w:pStyle w:val="Heading2"/>
      </w:pPr>
      <w:bookmarkStart w:id="66" w:name="_Toc460825921"/>
      <w:bookmarkStart w:id="67" w:name="_Toc461004884"/>
      <w:r>
        <w:rPr>
          <w:rFonts w:hint="eastAsia"/>
        </w:rPr>
        <w:t>Signal extract</w:t>
      </w:r>
      <w:bookmarkEnd w:id="66"/>
      <w:bookmarkEnd w:id="67"/>
    </w:p>
    <w:p w:rsidR="00B309F0" w:rsidRDefault="00B309F0" w:rsidP="00B309F0">
      <w:pPr>
        <w:pStyle w:val="Body"/>
      </w:pPr>
      <w:r>
        <w:rPr>
          <w:rFonts w:hint="eastAsia"/>
        </w:rPr>
        <w:t xml:space="preserve">FIR filter </w:t>
      </w:r>
      <w:r w:rsidR="00281331">
        <w:t xml:space="preserve">software </w:t>
      </w:r>
      <w:r>
        <w:rPr>
          <w:rFonts w:hint="eastAsia"/>
        </w:rPr>
        <w:t xml:space="preserve">is needed to get </w:t>
      </w:r>
      <w:r w:rsidR="00281331">
        <w:t xml:space="preserve">a </w:t>
      </w:r>
      <w:r w:rsidR="00D00E99">
        <w:t>target</w:t>
      </w:r>
      <w:r>
        <w:rPr>
          <w:rFonts w:hint="eastAsia"/>
        </w:rPr>
        <w:t xml:space="preserve"> </w:t>
      </w:r>
      <w:r>
        <w:t>frequency</w:t>
      </w:r>
      <w:r>
        <w:rPr>
          <w:rFonts w:hint="eastAsia"/>
        </w:rPr>
        <w:t xml:space="preserve"> signal. Infineon provides </w:t>
      </w:r>
      <w:r w:rsidR="00044401">
        <w:t xml:space="preserve">a </w:t>
      </w:r>
      <w:r>
        <w:rPr>
          <w:rFonts w:hint="eastAsia"/>
        </w:rPr>
        <w:t>DSP library. To extract the signal which has</w:t>
      </w:r>
      <w:r w:rsidR="00281331">
        <w:t xml:space="preserve"> the</w:t>
      </w:r>
      <w:r>
        <w:rPr>
          <w:rFonts w:hint="eastAsia"/>
        </w:rPr>
        <w:t xml:space="preserve"> target </w:t>
      </w:r>
      <w:r>
        <w:t>frequency</w:t>
      </w:r>
      <w:r w:rsidRPr="006C0F27">
        <w:rPr>
          <w:rFonts w:hint="eastAsia"/>
        </w:rPr>
        <w:t xml:space="preserve"> </w:t>
      </w:r>
      <w:r w:rsidR="00281331">
        <w:t>the</w:t>
      </w:r>
      <w:r>
        <w:rPr>
          <w:rFonts w:hint="eastAsia"/>
        </w:rPr>
        <w:t xml:space="preserve"> FIR filter API</w:t>
      </w:r>
      <w:r w:rsidR="00281331">
        <w:rPr>
          <w:rFonts w:hint="eastAsia"/>
        </w:rPr>
        <w:t xml:space="preserve"> </w:t>
      </w:r>
      <w:r w:rsidR="00281331" w:rsidRPr="00991B5F">
        <w:rPr>
          <w:rStyle w:val="Bold"/>
        </w:rPr>
        <w:t xml:space="preserve">Ifx_firRealQ15a </w:t>
      </w:r>
      <w:r>
        <w:rPr>
          <w:rFonts w:hint="eastAsia"/>
        </w:rPr>
        <w:t>is used. To use this API</w:t>
      </w:r>
      <w:r w:rsidR="00281331">
        <w:t xml:space="preserve"> the</w:t>
      </w:r>
      <w:r>
        <w:rPr>
          <w:rFonts w:hint="eastAsia"/>
        </w:rPr>
        <w:t xml:space="preserve"> filter should have </w:t>
      </w:r>
      <w:r w:rsidR="00281331">
        <w:t xml:space="preserve">a </w:t>
      </w:r>
      <w:r>
        <w:rPr>
          <w:rFonts w:hint="eastAsia"/>
        </w:rPr>
        <w:t xml:space="preserve">multiple of 8 </w:t>
      </w:r>
      <w:r w:rsidR="00D00E99">
        <w:t>coefficients</w:t>
      </w:r>
      <w:r>
        <w:rPr>
          <w:rFonts w:hint="eastAsia"/>
        </w:rPr>
        <w:t>. It takes 115.326us to calculate 128</w:t>
      </w:r>
      <w:r w:rsidR="00281331">
        <w:t xml:space="preserve"> bits of data </w:t>
      </w:r>
      <w:r>
        <w:rPr>
          <w:rFonts w:hint="eastAsia"/>
        </w:rPr>
        <w:t>(</w:t>
      </w:r>
      <w:r w:rsidR="00281331">
        <w:rPr>
          <w:rFonts w:hint="eastAsia"/>
        </w:rPr>
        <w:t>A</w:t>
      </w:r>
      <w:r w:rsidR="00281331">
        <w:t>URIX™</w:t>
      </w:r>
      <w:r w:rsidR="00281331">
        <w:rPr>
          <w:rFonts w:hint="eastAsia"/>
        </w:rPr>
        <w:t xml:space="preserve"> </w:t>
      </w:r>
      <w:r>
        <w:rPr>
          <w:rFonts w:hint="eastAsia"/>
        </w:rPr>
        <w:t>TC277)</w:t>
      </w:r>
      <w:r w:rsidR="00281331">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A706C9" w:rsidP="00B309F0">
            <w:pPr>
              <w:pStyle w:val="TableCell-c"/>
              <w:rPr>
                <w:lang w:eastAsia="ko-KR"/>
              </w:rPr>
            </w:pPr>
            <w:ins w:id="68" w:author="Han Steve (IFKOR ATV SMD AP SAE MC1)" w:date="2016-09-26T14:31:00Z">
              <w:r>
                <w:rPr>
                  <w:rFonts w:hint="eastAsia"/>
                  <w:noProof/>
                  <w:lang w:eastAsia="ko-KR"/>
                </w:rPr>
                <w:lastRenderedPageBreak/>
                <w:drawing>
                  <wp:inline distT="0" distB="0" distL="0" distR="0">
                    <wp:extent cx="6480810" cy="3923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2.png"/>
                            <pic:cNvPicPr/>
                          </pic:nvPicPr>
                          <pic:blipFill>
                            <a:blip r:embed="rId36">
                              <a:extLst>
                                <a:ext uri="{28A0092B-C50C-407E-A947-70E740481C1C}">
                                  <a14:useLocalDpi xmlns:a14="http://schemas.microsoft.com/office/drawing/2010/main" val="0"/>
                                </a:ext>
                              </a:extLst>
                            </a:blip>
                            <a:stretch>
                              <a:fillRect/>
                            </a:stretch>
                          </pic:blipFill>
                          <pic:spPr>
                            <a:xfrm>
                              <a:off x="0" y="0"/>
                              <a:ext cx="6480810" cy="3923665"/>
                            </a:xfrm>
                            <a:prstGeom prst="rect">
                              <a:avLst/>
                            </a:prstGeom>
                          </pic:spPr>
                        </pic:pic>
                      </a:graphicData>
                    </a:graphic>
                  </wp:inline>
                </w:drawing>
              </w:r>
            </w:ins>
            <w:del w:id="69" w:author="Han Steve (IFKOR ATV SMD AP SAE MC1)" w:date="2016-09-26T14:31:00Z">
              <w:r w:rsidR="00B309F0" w:rsidDel="00A706C9">
                <w:rPr>
                  <w:rFonts w:hint="eastAsia"/>
                  <w:noProof/>
                  <w:lang w:eastAsia="ko-KR"/>
                </w:rPr>
                <w:drawing>
                  <wp:inline distT="0" distB="0" distL="0" distR="0" wp14:anchorId="1755198A" wp14:editId="36C18153">
                    <wp:extent cx="6042054" cy="3686175"/>
                    <wp:effectExtent l="0" t="0" r="0" b="0"/>
                    <wp:docPr id="90" name="Picture 90" descr="C:\D\Git\Knock_Dev\Appnote\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Git\Knock_Dev\Appnote\DS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6161" cy="3688681"/>
                            </a:xfrm>
                            <a:prstGeom prst="rect">
                              <a:avLst/>
                            </a:prstGeom>
                            <a:noFill/>
                            <a:ln>
                              <a:noFill/>
                            </a:ln>
                          </pic:spPr>
                        </pic:pic>
                      </a:graphicData>
                    </a:graphic>
                  </wp:inline>
                </w:drawing>
              </w:r>
            </w:del>
          </w:p>
        </w:tc>
      </w:tr>
    </w:tbl>
    <w:p w:rsidR="00B309F0" w:rsidRDefault="00B309F0" w:rsidP="00B309F0">
      <w:pPr>
        <w:pStyle w:val="FigureTitle"/>
      </w:pPr>
      <w:bookmarkStart w:id="70" w:name="_GoBack"/>
      <w:r>
        <w:rPr>
          <w:rFonts w:hint="eastAsia"/>
        </w:rPr>
        <w:t xml:space="preserve">FIR filter </w:t>
      </w:r>
      <w:r>
        <w:t>calculation</w:t>
      </w:r>
      <w:r>
        <w:rPr>
          <w:rFonts w:hint="eastAsia"/>
        </w:rPr>
        <w:t xml:space="preserve"> points</w:t>
      </w:r>
    </w:p>
    <w:bookmarkEnd w:id="70"/>
    <w:p w:rsidR="00B309F0" w:rsidRDefault="00B309F0" w:rsidP="00306FD4">
      <w:pPr>
        <w:pStyle w:val="Body"/>
      </w:pPr>
      <w:r>
        <w:rPr>
          <w:rFonts w:hint="eastAsia"/>
        </w:rPr>
        <w:t>After extract</w:t>
      </w:r>
      <w:r w:rsidR="00044401">
        <w:t>ion</w:t>
      </w:r>
      <w:r>
        <w:rPr>
          <w:rFonts w:hint="eastAsia"/>
        </w:rPr>
        <w:t xml:space="preserve"> the signal which has </w:t>
      </w:r>
      <w:r w:rsidR="00044401">
        <w:t xml:space="preserve">the </w:t>
      </w:r>
      <w:r>
        <w:rPr>
          <w:rFonts w:hint="eastAsia"/>
        </w:rPr>
        <w:t>knock frequency</w:t>
      </w:r>
      <w:r w:rsidR="00044401">
        <w:t xml:space="preserve"> is then manipulated</w:t>
      </w:r>
      <w:r>
        <w:rPr>
          <w:rFonts w:hint="eastAsia"/>
        </w:rPr>
        <w:t xml:space="preserve">. </w:t>
      </w:r>
    </w:p>
    <w:p w:rsidR="00B309F0" w:rsidRDefault="00044401" w:rsidP="00991B5F">
      <w:pPr>
        <w:pStyle w:val="Bullet"/>
      </w:pPr>
      <w:r>
        <w:t>T</w:t>
      </w:r>
      <w:r w:rsidR="00B309F0">
        <w:rPr>
          <w:rFonts w:hint="eastAsia"/>
        </w:rPr>
        <w:t xml:space="preserve">he signed signal </w:t>
      </w:r>
      <w:r>
        <w:t xml:space="preserve">is first converted </w:t>
      </w:r>
      <w:r w:rsidR="00B309F0">
        <w:rPr>
          <w:rFonts w:hint="eastAsia"/>
        </w:rPr>
        <w:t xml:space="preserve">to </w:t>
      </w:r>
      <w:r>
        <w:t xml:space="preserve">an </w:t>
      </w:r>
      <w:r w:rsidR="00B309F0">
        <w:rPr>
          <w:rFonts w:hint="eastAsia"/>
        </w:rPr>
        <w:t>absolute signal.</w:t>
      </w:r>
    </w:p>
    <w:p w:rsidR="00B309F0" w:rsidRDefault="004E797F" w:rsidP="00991B5F">
      <w:pPr>
        <w:pStyle w:val="Bullet"/>
      </w:pPr>
      <w:r>
        <w:t>The</w:t>
      </w:r>
      <w:r w:rsidR="00B309F0">
        <w:rPr>
          <w:rFonts w:hint="eastAsia"/>
        </w:rPr>
        <w:t xml:space="preserve"> absolute signal</w:t>
      </w:r>
      <w:r>
        <w:t xml:space="preserve"> is added</w:t>
      </w:r>
      <w:r w:rsidR="00B309F0">
        <w:rPr>
          <w:rFonts w:hint="eastAsia"/>
        </w:rPr>
        <w:t xml:space="preserve"> to get a</w:t>
      </w:r>
      <w:r>
        <w:t>n</w:t>
      </w:r>
      <w:r w:rsidR="00B309F0">
        <w:rPr>
          <w:rFonts w:hint="eastAsia"/>
        </w:rPr>
        <w:t xml:space="preserve"> integration value.</w:t>
      </w:r>
    </w:p>
    <w:p w:rsidR="00B309F0" w:rsidRDefault="00B309F0" w:rsidP="00991B5F">
      <w:pPr>
        <w:pStyle w:val="Bullet"/>
      </w:pPr>
      <w:r>
        <w:rPr>
          <w:rFonts w:hint="eastAsia"/>
        </w:rPr>
        <w:lastRenderedPageBreak/>
        <w:t xml:space="preserve">The more digitalized </w:t>
      </w:r>
      <w:r w:rsidR="004E797F">
        <w:t xml:space="preserve">the </w:t>
      </w:r>
      <w:r>
        <w:rPr>
          <w:rFonts w:hint="eastAsia"/>
        </w:rPr>
        <w:t xml:space="preserve">signals are in pass band, the </w:t>
      </w:r>
      <w:r w:rsidR="004E797F">
        <w:t>greater the</w:t>
      </w:r>
      <w:r w:rsidR="004E797F">
        <w:rPr>
          <w:rFonts w:hint="eastAsia"/>
        </w:rPr>
        <w:t xml:space="preserve"> </w:t>
      </w:r>
      <w:r>
        <w:rPr>
          <w:rFonts w:hint="eastAsia"/>
        </w:rPr>
        <w:t>integration value.</w:t>
      </w:r>
    </w:p>
    <w:p w:rsidR="00044401" w:rsidRPr="00C2097C" w:rsidRDefault="00044401"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525D743D" wp14:editId="66411AF4">
                  <wp:extent cx="5909833" cy="3267075"/>
                  <wp:effectExtent l="0" t="0" r="0" b="0"/>
                  <wp:docPr id="77" name="Picture 77" descr="C:\D\Git\Knock_Dev\Appnote\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integrati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11128" cy="3267791"/>
                          </a:xfrm>
                          <a:prstGeom prst="rect">
                            <a:avLst/>
                          </a:prstGeom>
                          <a:noFill/>
                          <a:ln>
                            <a:noFill/>
                          </a:ln>
                        </pic:spPr>
                      </pic:pic>
                    </a:graphicData>
                  </a:graphic>
                </wp:inline>
              </w:drawing>
            </w:r>
          </w:p>
        </w:tc>
      </w:tr>
    </w:tbl>
    <w:p w:rsidR="00B309F0" w:rsidRPr="002C51A9" w:rsidRDefault="00B309F0" w:rsidP="00B309F0">
      <w:pPr>
        <w:pStyle w:val="FigureTitle"/>
      </w:pPr>
      <w:r>
        <w:rPr>
          <w:rFonts w:hint="eastAsia"/>
        </w:rPr>
        <w:t>Integration value</w:t>
      </w:r>
    </w:p>
    <w:p w:rsidR="00B309F0" w:rsidRDefault="00B309F0" w:rsidP="00B309F0">
      <w:pPr>
        <w:pStyle w:val="Heading1"/>
        <w:rPr>
          <w:lang w:eastAsia="ko-KR"/>
        </w:rPr>
      </w:pPr>
      <w:bookmarkStart w:id="71" w:name="_Toc460825922"/>
      <w:bookmarkStart w:id="72" w:name="_Toc461004885"/>
      <w:r w:rsidRPr="00960B00">
        <w:lastRenderedPageBreak/>
        <w:t>Performance test</w:t>
      </w:r>
      <w:bookmarkEnd w:id="71"/>
      <w:bookmarkEnd w:id="72"/>
    </w:p>
    <w:p w:rsidR="00B309F0" w:rsidRDefault="00B309F0" w:rsidP="00B309F0">
      <w:pPr>
        <w:pStyle w:val="Heading2"/>
      </w:pPr>
      <w:bookmarkStart w:id="73" w:name="_Toc460825923"/>
      <w:bookmarkStart w:id="74" w:name="_Toc461004886"/>
      <w:r>
        <w:rPr>
          <w:rFonts w:hint="eastAsia"/>
        </w:rPr>
        <w:t>Input signal</w:t>
      </w:r>
      <w:bookmarkEnd w:id="73"/>
      <w:bookmarkEnd w:id="74"/>
    </w:p>
    <w:p w:rsidR="0026153E" w:rsidRDefault="004E797F" w:rsidP="00B309F0">
      <w:pPr>
        <w:pStyle w:val="Body"/>
        <w:rPr>
          <w:ins w:id="75" w:author="Han Steve (IFKOR ATV SMD AP SAE MC1)" w:date="2016-09-26T11:55:00Z"/>
          <w:rFonts w:hint="eastAsia"/>
          <w:lang w:eastAsia="ko-KR"/>
        </w:rPr>
      </w:pPr>
      <w:r>
        <w:t>A s</w:t>
      </w:r>
      <w:r w:rsidR="00B309F0">
        <w:rPr>
          <w:rFonts w:hint="eastAsia"/>
        </w:rPr>
        <w:t>ine</w:t>
      </w:r>
      <w:r>
        <w:t xml:space="preserve"> </w:t>
      </w:r>
      <w:r w:rsidR="00B309F0">
        <w:rPr>
          <w:rFonts w:hint="eastAsia"/>
        </w:rPr>
        <w:t xml:space="preserve">wave signal </w:t>
      </w:r>
      <w:r w:rsidR="00B309F0">
        <w:rPr>
          <w:rFonts w:hint="eastAsia"/>
          <w:lang w:eastAsia="ko-KR"/>
        </w:rPr>
        <w:t>is</w:t>
      </w:r>
      <w:r w:rsidR="00B309F0">
        <w:rPr>
          <w:rFonts w:hint="eastAsia"/>
        </w:rPr>
        <w:t xml:space="preserve"> used</w:t>
      </w:r>
      <w:r w:rsidR="00B309F0" w:rsidRPr="008431C0">
        <w:t xml:space="preserve"> </w:t>
      </w:r>
      <w:r w:rsidR="00B309F0">
        <w:rPr>
          <w:rFonts w:hint="eastAsia"/>
        </w:rPr>
        <w:t>for the test.</w:t>
      </w:r>
    </w:p>
    <w:p w:rsidR="006D7577" w:rsidRDefault="006D7577" w:rsidP="0026153E">
      <w:pPr>
        <w:pStyle w:val="Heading"/>
        <w:rPr>
          <w:ins w:id="76" w:author="Han Steve (IFKOR ATV SMD AP SAE MC1)" w:date="2016-09-26T11:53:00Z"/>
          <w:rFonts w:hint="eastAsia"/>
        </w:rPr>
        <w:pPrChange w:id="77" w:author="Han Steve (IFKOR ATV SMD AP SAE MC1)" w:date="2016-09-26T11:56:00Z">
          <w:pPr>
            <w:pStyle w:val="Body"/>
          </w:pPr>
        </w:pPrChange>
      </w:pPr>
      <w:ins w:id="78" w:author="Han Steve (IFKOR ATV SMD AP SAE MC1)" w:date="2016-09-26T11:51:00Z">
        <w:r>
          <w:rPr>
            <w:rFonts w:hint="eastAsia"/>
          </w:rPr>
          <w:t>According to the test</w:t>
        </w:r>
      </w:ins>
      <w:ins w:id="79" w:author="Han Steve (IFKOR ATV SMD AP SAE MC1)" w:date="2016-09-26T11:54:00Z">
        <w:r w:rsidR="0026153E">
          <w:rPr>
            <w:rFonts w:hint="eastAsia"/>
          </w:rPr>
          <w:t>,</w:t>
        </w:r>
      </w:ins>
      <w:ins w:id="80" w:author="Han Steve (IFKOR ATV SMD AP SAE MC1)" w:date="2016-09-26T11:52:00Z">
        <w:r>
          <w:rPr>
            <w:rFonts w:hint="eastAsia"/>
          </w:rPr>
          <w:t xml:space="preserve"> </w:t>
        </w:r>
        <w:proofErr w:type="spellStart"/>
        <w:r>
          <w:rPr>
            <w:rFonts w:hint="eastAsia"/>
          </w:rPr>
          <w:t>si</w:t>
        </w:r>
      </w:ins>
      <w:ins w:id="81" w:author="Han Steve (IFKOR ATV SMD AP SAE MC1)" w:date="2016-09-26T11:53:00Z">
        <w:r w:rsidR="0026153E">
          <w:rPr>
            <w:rFonts w:hint="eastAsia"/>
          </w:rPr>
          <w:t>nwave</w:t>
        </w:r>
        <w:proofErr w:type="spellEnd"/>
        <w:r w:rsidR="0026153E">
          <w:rPr>
            <w:rFonts w:hint="eastAsia"/>
          </w:rPr>
          <w:t xml:space="preserve"> has</w:t>
        </w:r>
        <w:r>
          <w:rPr>
            <w:rFonts w:hint="eastAsia"/>
          </w:rPr>
          <w:t xml:space="preserve"> following </w:t>
        </w:r>
        <w:proofErr w:type="spellStart"/>
        <w:r>
          <w:rPr>
            <w:rFonts w:hint="eastAsia"/>
          </w:rPr>
          <w:t>frequency</w:t>
        </w:r>
      </w:ins>
      <w:ins w:id="82" w:author="Han Steve (IFKOR ATV SMD AP SAE MC1)" w:date="2016-09-26T11:54:00Z">
        <w:r w:rsidR="0026153E">
          <w:rPr>
            <w:rFonts w:hint="eastAsia"/>
          </w:rPr>
          <w:t>s</w:t>
        </w:r>
      </w:ins>
      <w:proofErr w:type="spellEnd"/>
      <w:ins w:id="83" w:author="Han Steve (IFKOR ATV SMD AP SAE MC1)" w:date="2016-09-26T11:55:00Z">
        <w:r w:rsidR="0026153E">
          <w:rPr>
            <w:rFonts w:hint="eastAsia"/>
          </w:rPr>
          <w:t>:</w:t>
        </w:r>
      </w:ins>
    </w:p>
    <w:p w:rsidR="0026153E" w:rsidRDefault="006D7577" w:rsidP="00B309F0">
      <w:pPr>
        <w:pStyle w:val="Bullet"/>
        <w:tabs>
          <w:tab w:val="clear" w:pos="312"/>
        </w:tabs>
        <w:ind w:left="284" w:hanging="284"/>
        <w:rPr>
          <w:ins w:id="84" w:author="Han Steve (IFKOR ATV SMD AP SAE MC1)" w:date="2016-09-26T11:56:00Z"/>
          <w:rFonts w:hint="eastAsia"/>
        </w:rPr>
        <w:pPrChange w:id="85" w:author="Han Steve (IFKOR ATV SMD AP SAE MC1)" w:date="2016-09-26T11:56:00Z">
          <w:pPr>
            <w:pStyle w:val="Body"/>
          </w:pPr>
        </w:pPrChange>
      </w:pPr>
      <w:ins w:id="86" w:author="Han Steve (IFKOR ATV SMD AP SAE MC1)" w:date="2016-09-26T11:53:00Z">
        <w:r>
          <w:rPr>
            <w:rFonts w:hint="eastAsia"/>
          </w:rPr>
          <w:t>11K</w:t>
        </w:r>
      </w:ins>
      <w:ins w:id="87" w:author="Han Steve (IFKOR ATV SMD AP SAE MC1)" w:date="2016-09-26T11:54:00Z">
        <w:r w:rsidR="0026153E">
          <w:rPr>
            <w:rFonts w:hint="eastAsia"/>
          </w:rPr>
          <w:t>H</w:t>
        </w:r>
      </w:ins>
      <w:ins w:id="88" w:author="Han Steve (IFKOR ATV SMD AP SAE MC1)" w:date="2016-09-26T11:53:00Z">
        <w:r>
          <w:rPr>
            <w:rFonts w:hint="eastAsia"/>
          </w:rPr>
          <w:t xml:space="preserve">z </w:t>
        </w:r>
      </w:ins>
      <w:ins w:id="89" w:author="Han Steve (IFKOR ATV SMD AP SAE MC1)" w:date="2016-09-26T11:54:00Z">
        <w:r w:rsidR="0026153E">
          <w:rPr>
            <w:rFonts w:hint="eastAsia"/>
          </w:rPr>
          <w:t>sinewave</w:t>
        </w:r>
      </w:ins>
      <w:ins w:id="90" w:author="Han Steve (IFKOR ATV SMD AP SAE MC1)" w:date="2016-09-26T11:55:00Z">
        <w:r w:rsidR="0026153E">
          <w:rPr>
            <w:rFonts w:hint="eastAsia"/>
          </w:rPr>
          <w:t xml:space="preserve"> </w:t>
        </w:r>
      </w:ins>
      <w:ins w:id="91" w:author="Han Steve (IFKOR ATV SMD AP SAE MC1)" w:date="2016-09-26T11:57:00Z">
        <w:r w:rsidR="0026153E">
          <w:rPr>
            <w:rFonts w:hint="eastAsia"/>
            <w:lang w:eastAsia="ko-KR"/>
          </w:rPr>
          <w:t>(</w:t>
        </w:r>
      </w:ins>
      <w:ins w:id="92" w:author="Han Steve (IFKOR ATV SMD AP SAE MC1)" w:date="2016-09-26T11:55:00Z">
        <w:r w:rsidR="0026153E">
          <w:rPr>
            <w:rFonts w:hint="eastAsia"/>
          </w:rPr>
          <w:t>Analog to d</w:t>
        </w:r>
        <w:r w:rsidR="0026153E" w:rsidRPr="00E6294A">
          <w:t>igital</w:t>
        </w:r>
        <w:r w:rsidR="0026153E">
          <w:rPr>
            <w:rFonts w:hint="eastAsia"/>
          </w:rPr>
          <w:t xml:space="preserve"> conversion validation test</w:t>
        </w:r>
      </w:ins>
      <w:ins w:id="93" w:author="Han Steve (IFKOR ATV SMD AP SAE MC1)" w:date="2016-09-26T11:57:00Z">
        <w:r w:rsidR="0026153E">
          <w:rPr>
            <w:rFonts w:hint="eastAsia"/>
            <w:lang w:eastAsia="ko-KR"/>
          </w:rPr>
          <w:t>)</w:t>
        </w:r>
      </w:ins>
    </w:p>
    <w:p w:rsidR="0026153E" w:rsidRDefault="0026153E" w:rsidP="00B309F0">
      <w:pPr>
        <w:pStyle w:val="Bullet"/>
        <w:tabs>
          <w:tab w:val="clear" w:pos="312"/>
        </w:tabs>
        <w:ind w:left="284" w:hanging="284"/>
        <w:rPr>
          <w:ins w:id="94" w:author="Han Steve (IFKOR ATV SMD AP SAE MC1)" w:date="2016-09-26T12:00:00Z"/>
          <w:rFonts w:hint="eastAsia"/>
        </w:rPr>
        <w:pPrChange w:id="95" w:author="Han Steve (IFKOR ATV SMD AP SAE MC1)" w:date="2016-09-26T11:56:00Z">
          <w:pPr>
            <w:pStyle w:val="Body"/>
          </w:pPr>
        </w:pPrChange>
      </w:pPr>
      <w:ins w:id="96" w:author="Han Steve (IFKOR ATV SMD AP SAE MC1)" w:date="2016-09-26T11:56:00Z">
        <w:r>
          <w:rPr>
            <w:rFonts w:hint="eastAsia"/>
            <w:lang w:eastAsia="ko-KR"/>
          </w:rPr>
          <w:t xml:space="preserve">0~200Khz </w:t>
        </w:r>
        <w:proofErr w:type="spellStart"/>
        <w:r>
          <w:rPr>
            <w:rFonts w:hint="eastAsia"/>
            <w:lang w:eastAsia="ko-KR"/>
          </w:rPr>
          <w:t>sweep</w:t>
        </w:r>
      </w:ins>
      <w:ins w:id="97" w:author="Han Steve (IFKOR ATV SMD AP SAE MC1)" w:date="2016-09-26T11:57:00Z">
        <w:r>
          <w:rPr>
            <w:rFonts w:hint="eastAsia"/>
            <w:lang w:eastAsia="ko-KR"/>
          </w:rPr>
          <w:t>ed</w:t>
        </w:r>
        <w:proofErr w:type="spellEnd"/>
        <w:r>
          <w:rPr>
            <w:rFonts w:hint="eastAsia"/>
            <w:lang w:eastAsia="ko-KR"/>
          </w:rPr>
          <w:t xml:space="preserve"> sinewave for 4s</w:t>
        </w:r>
      </w:ins>
      <w:ins w:id="98" w:author="Han Steve (IFKOR ATV SMD AP SAE MC1)" w:date="2016-09-26T11:58:00Z">
        <w:r>
          <w:rPr>
            <w:rFonts w:hint="eastAsia"/>
            <w:lang w:eastAsia="ko-KR"/>
          </w:rPr>
          <w:t>(</w:t>
        </w:r>
        <w:r>
          <w:rPr>
            <w:rFonts w:hint="eastAsia"/>
          </w:rPr>
          <w:t>DSADC cut</w:t>
        </w:r>
        <w:r>
          <w:t>-</w:t>
        </w:r>
        <w:r>
          <w:rPr>
            <w:rFonts w:hint="eastAsia"/>
          </w:rPr>
          <w:t xml:space="preserve">off </w:t>
        </w:r>
        <w:r>
          <w:t>frequency</w:t>
        </w:r>
        <w:r>
          <w:rPr>
            <w:rFonts w:hint="eastAsia"/>
          </w:rPr>
          <w:t xml:space="preserve"> validation test</w:t>
        </w:r>
        <w:r>
          <w:rPr>
            <w:rFonts w:hint="eastAsia"/>
            <w:lang w:eastAsia="ko-KR"/>
          </w:rPr>
          <w:t>)</w:t>
        </w:r>
      </w:ins>
    </w:p>
    <w:p w:rsidR="0026153E" w:rsidRPr="008431C0" w:rsidRDefault="0026153E" w:rsidP="00B309F0">
      <w:pPr>
        <w:pStyle w:val="Bullet"/>
        <w:tabs>
          <w:tab w:val="clear" w:pos="312"/>
        </w:tabs>
        <w:ind w:left="284" w:hanging="284"/>
        <w:pPrChange w:id="99" w:author="Han Steve (IFKOR ATV SMD AP SAE MC1)" w:date="2016-09-26T12:01:00Z">
          <w:pPr>
            <w:pStyle w:val="Body"/>
          </w:pPr>
        </w:pPrChange>
      </w:pPr>
      <w:ins w:id="100" w:author="Han Steve (IFKOR ATV SMD AP SAE MC1)" w:date="2016-09-26T12:00:00Z">
        <w:r>
          <w:rPr>
            <w:rFonts w:hint="eastAsia"/>
            <w:lang w:eastAsia="ko-KR"/>
          </w:rPr>
          <w:t xml:space="preserve">0~104Khz </w:t>
        </w:r>
        <w:proofErr w:type="spellStart"/>
        <w:r>
          <w:rPr>
            <w:rFonts w:hint="eastAsia"/>
            <w:lang w:eastAsia="ko-KR"/>
          </w:rPr>
          <w:t>sweeped</w:t>
        </w:r>
        <w:proofErr w:type="spellEnd"/>
        <w:r>
          <w:rPr>
            <w:rFonts w:hint="eastAsia"/>
            <w:lang w:eastAsia="ko-KR"/>
          </w:rPr>
          <w:t xml:space="preserve"> sinewave for </w:t>
        </w:r>
        <w:r>
          <w:rPr>
            <w:rFonts w:hint="eastAsia"/>
            <w:lang w:eastAsia="ko-KR"/>
          </w:rPr>
          <w:t>7</w:t>
        </w:r>
        <w:r>
          <w:rPr>
            <w:rFonts w:hint="eastAsia"/>
            <w:lang w:eastAsia="ko-KR"/>
          </w:rPr>
          <w:t>s</w:t>
        </w:r>
        <w:r>
          <w:rPr>
            <w:rFonts w:hint="eastAsia"/>
            <w:lang w:eastAsia="ko-KR"/>
          </w:rPr>
          <w:t>(</w:t>
        </w:r>
        <w:r>
          <w:rPr>
            <w:rFonts w:hint="eastAsia"/>
          </w:rPr>
          <w:t xml:space="preserve">Signal </w:t>
        </w:r>
        <w:r>
          <w:t>extraction</w:t>
        </w:r>
        <w:r>
          <w:rPr>
            <w:rFonts w:hint="eastAsia"/>
          </w:rPr>
          <w:t xml:space="preserve"> validation test</w:t>
        </w:r>
        <w:r>
          <w:rPr>
            <w:rFonts w:hint="eastAsia"/>
            <w:lang w:eastAsia="ko-KR"/>
          </w:rPr>
          <w:t>)</w:t>
        </w:r>
      </w:ins>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6AB3F7D4" wp14:editId="15375D28">
                  <wp:extent cx="2861007" cy="1194915"/>
                  <wp:effectExtent l="0" t="0" r="0" b="5715"/>
                  <wp:docPr id="79" name="Picture 79" descr="C:\D\Git\Knock_Dev\Appnote\Input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Git\Knock_Dev\Appnote\InputSign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61050" cy="1194933"/>
                          </a:xfrm>
                          <a:prstGeom prst="rect">
                            <a:avLst/>
                          </a:prstGeom>
                          <a:noFill/>
                          <a:ln>
                            <a:noFill/>
                          </a:ln>
                        </pic:spPr>
                      </pic:pic>
                    </a:graphicData>
                  </a:graphic>
                </wp:inline>
              </w:drawing>
            </w:r>
          </w:p>
        </w:tc>
      </w:tr>
    </w:tbl>
    <w:p w:rsidR="00B309F0" w:rsidRDefault="00B309F0" w:rsidP="00B309F0">
      <w:pPr>
        <w:pStyle w:val="FigureTitle"/>
      </w:pPr>
      <w:r>
        <w:rPr>
          <w:rFonts w:hint="eastAsia"/>
        </w:rPr>
        <w:t xml:space="preserve">Test </w:t>
      </w:r>
      <w:r w:rsidR="004E797F">
        <w:t>i</w:t>
      </w:r>
      <w:r>
        <w:rPr>
          <w:rFonts w:hint="eastAsia"/>
        </w:rPr>
        <w:t xml:space="preserve">nput </w:t>
      </w:r>
      <w:r w:rsidR="00D00E99">
        <w:t>signal</w:t>
      </w:r>
    </w:p>
    <w:p w:rsidR="00B309F0" w:rsidRDefault="00B309F0" w:rsidP="00B309F0">
      <w:pPr>
        <w:pStyle w:val="Heading2"/>
      </w:pPr>
      <w:bookmarkStart w:id="101" w:name="_Toc460825924"/>
      <w:bookmarkStart w:id="102" w:name="_Toc461004887"/>
      <w:r>
        <w:rPr>
          <w:rFonts w:hint="eastAsia"/>
        </w:rPr>
        <w:t>Analog to d</w:t>
      </w:r>
      <w:r w:rsidRPr="00E6294A">
        <w:t>igital</w:t>
      </w:r>
      <w:r>
        <w:rPr>
          <w:rFonts w:hint="eastAsia"/>
        </w:rPr>
        <w:t xml:space="preserve"> conversion validation test</w:t>
      </w:r>
      <w:bookmarkEnd w:id="101"/>
      <w:bookmarkEnd w:id="102"/>
    </w:p>
    <w:p w:rsidR="00B309F0" w:rsidRPr="00E6294A" w:rsidRDefault="00B309F0" w:rsidP="00B309F0">
      <w:pPr>
        <w:pStyle w:val="Body"/>
      </w:pPr>
      <w:r>
        <w:rPr>
          <w:rFonts w:hint="eastAsia"/>
        </w:rPr>
        <w:t xml:space="preserve">As </w:t>
      </w:r>
      <w:r>
        <w:t>shown</w:t>
      </w:r>
      <w:r>
        <w:rPr>
          <w:rFonts w:hint="eastAsia"/>
        </w:rPr>
        <w:t xml:space="preserve"> </w:t>
      </w:r>
      <w:r w:rsidR="004E797F">
        <w:t>in the figure below</w:t>
      </w:r>
      <w:r>
        <w:rPr>
          <w:rFonts w:hint="eastAsia"/>
        </w:rPr>
        <w:t xml:space="preserve">, </w:t>
      </w:r>
      <w:r w:rsidR="004E797F">
        <w:t xml:space="preserve">the </w:t>
      </w:r>
      <w:r>
        <w:rPr>
          <w:rFonts w:hint="eastAsia"/>
        </w:rPr>
        <w:t>sine signal is d</w:t>
      </w:r>
      <w:r w:rsidRPr="00E6294A">
        <w:t>igitalized</w:t>
      </w:r>
      <w:r>
        <w:rPr>
          <w:rFonts w:hint="eastAsia"/>
        </w:rPr>
        <w:t xml:space="preserve">. </w:t>
      </w:r>
      <w:r w:rsidR="004E797F">
        <w:t>A d</w:t>
      </w:r>
      <w:r w:rsidRPr="00E6294A">
        <w:t>igitalized</w:t>
      </w:r>
      <w:r>
        <w:rPr>
          <w:rFonts w:hint="eastAsia"/>
        </w:rPr>
        <w:t xml:space="preserve"> signal can be checked though the variable </w:t>
      </w:r>
      <w:r w:rsidRPr="00E6294A">
        <w:t>Buffer0_Dest</w:t>
      </w:r>
      <w:r w:rsidRPr="00E6294A">
        <w:rPr>
          <w:rFonts w:hint="eastAsia"/>
        </w:rPr>
        <w:t xml:space="preserve">, </w:t>
      </w:r>
      <w:r w:rsidRPr="00E6294A">
        <w:t>Buffer</w:t>
      </w:r>
      <w:r w:rsidRPr="00E6294A">
        <w:rPr>
          <w:rFonts w:hint="eastAsia"/>
        </w:rPr>
        <w:t>1</w:t>
      </w:r>
      <w:r w:rsidRPr="00E6294A">
        <w:t>_Dest</w:t>
      </w:r>
      <w:r>
        <w:rPr>
          <w:rFonts w:hint="eastAsia"/>
        </w:rPr>
        <w:t xml:space="preserve">. </w:t>
      </w:r>
      <w:r w:rsidR="00D00E99">
        <w:t>An</w:t>
      </w:r>
      <w:r w:rsidR="004E797F">
        <w:t xml:space="preserve"> </w:t>
      </w:r>
      <w:r>
        <w:rPr>
          <w:rFonts w:hint="eastAsia"/>
        </w:rPr>
        <w:t>11</w:t>
      </w:r>
      <w:r w:rsidR="004E797F">
        <w:t xml:space="preserve"> </w:t>
      </w:r>
      <w:r>
        <w:rPr>
          <w:rFonts w:hint="eastAsia"/>
        </w:rPr>
        <w:t>K</w:t>
      </w:r>
      <w:r>
        <w:rPr>
          <w:rFonts w:hint="eastAsia"/>
          <w:lang w:eastAsia="ko-KR"/>
        </w:rPr>
        <w:t>H</w:t>
      </w:r>
      <w:r>
        <w:rPr>
          <w:rFonts w:hint="eastAsia"/>
        </w:rPr>
        <w:t xml:space="preserve">z signal is used for the test in </w:t>
      </w:r>
      <w:r w:rsidR="004E797F">
        <w:t>this</w:t>
      </w:r>
      <w:r w:rsidR="004E797F">
        <w:rPr>
          <w:rFonts w:hint="eastAsia"/>
        </w:rPr>
        <w:t xml:space="preserve"> </w:t>
      </w:r>
      <w:r>
        <w:rPr>
          <w:rFonts w:hint="eastAsia"/>
        </w:rPr>
        <w:t>figure.</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lastRenderedPageBreak/>
              <w:drawing>
                <wp:inline distT="0" distB="0" distL="0" distR="0" wp14:anchorId="07FD728B" wp14:editId="211FFC04">
                  <wp:extent cx="5607089" cy="5019675"/>
                  <wp:effectExtent l="0" t="0" r="0" b="0"/>
                  <wp:docPr id="85" name="Picture 85" descr="C:\D\Git\Knock_Dev\Appnote\Digitalf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Git\Knock_Dev\Appnote\Digitalfsig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6059" cy="5027705"/>
                          </a:xfrm>
                          <a:prstGeom prst="rect">
                            <a:avLst/>
                          </a:prstGeom>
                          <a:noFill/>
                          <a:ln>
                            <a:noFill/>
                          </a:ln>
                        </pic:spPr>
                      </pic:pic>
                    </a:graphicData>
                  </a:graphic>
                </wp:inline>
              </w:drawing>
            </w:r>
          </w:p>
        </w:tc>
      </w:tr>
    </w:tbl>
    <w:p w:rsidR="00B309F0" w:rsidRDefault="00B309F0" w:rsidP="00B309F0">
      <w:pPr>
        <w:pStyle w:val="FigureTitle"/>
      </w:pPr>
      <w:r>
        <w:rPr>
          <w:rFonts w:hint="eastAsia"/>
        </w:rPr>
        <w:t>Analog to digital conversion validation test(Sinewave</w:t>
      </w:r>
      <w:r>
        <w:rPr>
          <w:rFonts w:hint="eastAsia"/>
          <w:lang w:eastAsia="ko-KR"/>
        </w:rPr>
        <w:t xml:space="preserve"> with </w:t>
      </w:r>
      <w:r>
        <w:rPr>
          <w:rFonts w:hint="eastAsia"/>
        </w:rPr>
        <w:t>11K</w:t>
      </w:r>
      <w:r>
        <w:rPr>
          <w:rFonts w:hint="eastAsia"/>
          <w:lang w:eastAsia="ko-KR"/>
        </w:rPr>
        <w:t>H</w:t>
      </w:r>
      <w:r>
        <w:rPr>
          <w:rFonts w:hint="eastAsia"/>
        </w:rPr>
        <w:t>z)</w:t>
      </w:r>
    </w:p>
    <w:p w:rsidR="00B309F0" w:rsidRDefault="00B309F0" w:rsidP="00B309F0">
      <w:pPr>
        <w:pStyle w:val="Heading2"/>
      </w:pPr>
      <w:bookmarkStart w:id="103" w:name="_Toc460825925"/>
      <w:bookmarkStart w:id="104" w:name="_Toc461004888"/>
      <w:r>
        <w:rPr>
          <w:rFonts w:hint="eastAsia"/>
        </w:rPr>
        <w:t>DSADC cut</w:t>
      </w:r>
      <w:r w:rsidR="004E797F">
        <w:t>-</w:t>
      </w:r>
      <w:r>
        <w:rPr>
          <w:rFonts w:hint="eastAsia"/>
        </w:rPr>
        <w:t xml:space="preserve">off </w:t>
      </w:r>
      <w:r w:rsidR="003B0843">
        <w:t>frequency</w:t>
      </w:r>
      <w:r>
        <w:rPr>
          <w:rFonts w:hint="eastAsia"/>
        </w:rPr>
        <w:t xml:space="preserve"> validation test</w:t>
      </w:r>
      <w:bookmarkEnd w:id="103"/>
      <w:bookmarkEnd w:id="104"/>
    </w:p>
    <w:p w:rsidR="004E797F" w:rsidRDefault="00B309F0" w:rsidP="00B309F0">
      <w:pPr>
        <w:pStyle w:val="Body"/>
      </w:pPr>
      <w:r w:rsidRPr="00AF15DC">
        <w:rPr>
          <w:rFonts w:hint="eastAsia"/>
        </w:rPr>
        <w:t>T</w:t>
      </w:r>
      <w:r w:rsidR="004E797F">
        <w:t>he t</w:t>
      </w:r>
      <w:r w:rsidRPr="00AF15DC">
        <w:rPr>
          <w:rFonts w:hint="eastAsia"/>
        </w:rPr>
        <w:t xml:space="preserve">arget </w:t>
      </w:r>
      <w:r w:rsidR="004E797F">
        <w:t>c</w:t>
      </w:r>
      <w:r w:rsidRPr="00AF15DC">
        <w:rPr>
          <w:rFonts w:hint="eastAsia"/>
        </w:rPr>
        <w:t>ut-</w:t>
      </w:r>
      <w:r>
        <w:rPr>
          <w:rFonts w:hint="eastAsia"/>
        </w:rPr>
        <w:t xml:space="preserve">off DSADC frequency is </w:t>
      </w:r>
      <w:proofErr w:type="gramStart"/>
      <w:r>
        <w:rPr>
          <w:rFonts w:hint="eastAsia"/>
        </w:rPr>
        <w:t>104.17K</w:t>
      </w:r>
      <w:r>
        <w:rPr>
          <w:rFonts w:hint="eastAsia"/>
          <w:lang w:eastAsia="ko-KR"/>
        </w:rPr>
        <w:t>H</w:t>
      </w:r>
      <w:r w:rsidRPr="00AF15DC">
        <w:rPr>
          <w:rFonts w:hint="eastAsia"/>
        </w:rPr>
        <w:t>z</w:t>
      </w:r>
      <w:proofErr w:type="gramEnd"/>
      <w:r w:rsidRPr="00AF15DC">
        <w:rPr>
          <w:rFonts w:hint="eastAsia"/>
        </w:rPr>
        <w:t xml:space="preserve"> in this system. </w:t>
      </w:r>
      <w:r w:rsidR="004E797F">
        <w:t>The f</w:t>
      </w:r>
      <w:r w:rsidRPr="00AF15DC">
        <w:rPr>
          <w:rFonts w:hint="eastAsia"/>
        </w:rPr>
        <w:t>ollowing figur</w:t>
      </w:r>
      <w:r>
        <w:rPr>
          <w:rFonts w:hint="eastAsia"/>
        </w:rPr>
        <w:t xml:space="preserve">e shows the integration value. </w:t>
      </w:r>
    </w:p>
    <w:p w:rsidR="004E797F" w:rsidRDefault="00B309F0" w:rsidP="00B309F0">
      <w:pPr>
        <w:pStyle w:val="Body"/>
      </w:pPr>
      <w:r w:rsidRPr="00AF15DC">
        <w:rPr>
          <w:rFonts w:hint="eastAsia"/>
        </w:rPr>
        <w:t xml:space="preserve">For the test, </w:t>
      </w:r>
      <w:r w:rsidR="004E797F">
        <w:t xml:space="preserve">a </w:t>
      </w:r>
      <w:r w:rsidRPr="00AF15DC">
        <w:rPr>
          <w:rFonts w:hint="eastAsia"/>
        </w:rPr>
        <w:t>sine</w:t>
      </w:r>
      <w:r w:rsidR="004E797F">
        <w:t>-</w:t>
      </w:r>
      <w:r w:rsidRPr="00AF15DC">
        <w:rPr>
          <w:rFonts w:hint="eastAsia"/>
        </w:rPr>
        <w:t>w</w:t>
      </w:r>
      <w:r>
        <w:rPr>
          <w:rFonts w:hint="eastAsia"/>
        </w:rPr>
        <w:t>ave signal which sweep</w:t>
      </w:r>
      <w:r w:rsidR="004E797F">
        <w:t>s</w:t>
      </w:r>
      <w:r>
        <w:rPr>
          <w:rFonts w:hint="eastAsia"/>
        </w:rPr>
        <w:t xml:space="preserve"> from 0</w:t>
      </w:r>
      <w:r>
        <w:rPr>
          <w:rFonts w:hint="eastAsia"/>
          <w:lang w:eastAsia="ko-KR"/>
        </w:rPr>
        <w:t xml:space="preserve"> </w:t>
      </w:r>
      <w:r>
        <w:rPr>
          <w:rFonts w:hint="eastAsia"/>
        </w:rPr>
        <w:t>to</w:t>
      </w:r>
      <w:r>
        <w:rPr>
          <w:rFonts w:hint="eastAsia"/>
          <w:lang w:eastAsia="ko-KR"/>
        </w:rPr>
        <w:t xml:space="preserve"> </w:t>
      </w:r>
      <w:proofErr w:type="gramStart"/>
      <w:r w:rsidRPr="00AF15DC">
        <w:rPr>
          <w:rFonts w:hint="eastAsia"/>
        </w:rPr>
        <w:t>200K</w:t>
      </w:r>
      <w:r>
        <w:rPr>
          <w:rFonts w:hint="eastAsia"/>
          <w:lang w:eastAsia="ko-KR"/>
        </w:rPr>
        <w:t>H</w:t>
      </w:r>
      <w:r w:rsidRPr="00AF15DC">
        <w:rPr>
          <w:rFonts w:hint="eastAsia"/>
        </w:rPr>
        <w:t>z</w:t>
      </w:r>
      <w:proofErr w:type="gramEnd"/>
      <w:r w:rsidRPr="00AF15DC">
        <w:rPr>
          <w:rFonts w:hint="eastAsia"/>
        </w:rPr>
        <w:t xml:space="preserve"> for 4s is used. </w:t>
      </w:r>
    </w:p>
    <w:p w:rsidR="00B309F0" w:rsidRDefault="004E797F" w:rsidP="00B309F0">
      <w:pPr>
        <w:pStyle w:val="Body"/>
      </w:pPr>
      <w:r>
        <w:t>The c</w:t>
      </w:r>
      <w:r w:rsidR="00B309F0" w:rsidRPr="00AF15DC">
        <w:rPr>
          <w:rFonts w:hint="eastAsia"/>
        </w:rPr>
        <w:t xml:space="preserve">ut-off frequency can be checked </w:t>
      </w:r>
      <w:r>
        <w:t>in</w:t>
      </w:r>
      <w:r w:rsidRPr="00AF15DC">
        <w:rPr>
          <w:rFonts w:hint="eastAsia"/>
        </w:rPr>
        <w:t xml:space="preserve"> </w:t>
      </w:r>
      <w:r w:rsidR="00B309F0" w:rsidRPr="00AF15DC">
        <w:rPr>
          <w:rFonts w:hint="eastAsia"/>
        </w:rPr>
        <w:t>the second picture</w:t>
      </w:r>
      <w:r w:rsidR="00B309F0">
        <w:rPr>
          <w:rFonts w:hint="eastAsia"/>
          <w:lang w:eastAsia="ko-KR"/>
        </w:rPr>
        <w:t xml:space="preserve"> </w:t>
      </w:r>
      <w:r w:rsidR="008C7384">
        <w:rPr>
          <w:lang w:eastAsia="ko-KR"/>
        </w:rPr>
        <w:t>below</w:t>
      </w:r>
      <w:r w:rsidR="00B309F0" w:rsidRPr="00AF15DC">
        <w:rPr>
          <w:rFonts w:hint="eastAsia"/>
        </w:rPr>
        <w:t xml:space="preserve">.  </w:t>
      </w:r>
      <w:r w:rsidR="00B309F0" w:rsidRPr="00AF15DC">
        <w:t>T</w:t>
      </w:r>
      <w:r w:rsidR="00B309F0" w:rsidRPr="00AF15DC">
        <w:rPr>
          <w:rFonts w:hint="eastAsia"/>
        </w:rPr>
        <w:t xml:space="preserve">he integration value </w:t>
      </w:r>
      <w:r w:rsidR="00B309F0" w:rsidRPr="00AF15DC">
        <w:t>dramatically</w:t>
      </w:r>
      <w:r w:rsidR="00B309F0" w:rsidRPr="00AF15DC">
        <w:rPr>
          <w:rFonts w:hint="eastAsia"/>
        </w:rPr>
        <w:t xml:space="preserve"> drop</w:t>
      </w:r>
      <w:r w:rsidR="00B309F0">
        <w:rPr>
          <w:rFonts w:hint="eastAsia"/>
          <w:lang w:eastAsia="ko-KR"/>
        </w:rPr>
        <w:t>s</w:t>
      </w:r>
      <w:r w:rsidR="00B309F0" w:rsidRPr="00AF15DC">
        <w:rPr>
          <w:rFonts w:hint="eastAsia"/>
        </w:rPr>
        <w:t xml:space="preserve"> down from around the </w:t>
      </w:r>
      <w:proofErr w:type="gramStart"/>
      <w:r w:rsidR="00B309F0" w:rsidRPr="00AF15DC">
        <w:rPr>
          <w:rFonts w:hint="eastAsia"/>
        </w:rPr>
        <w:t>104Khz</w:t>
      </w:r>
      <w:proofErr w:type="gramEnd"/>
      <w:r w:rsidR="00B309F0" w:rsidRPr="00AF15DC">
        <w:rPr>
          <w:rFonts w:hint="eastAsia"/>
        </w:rPr>
        <w:t>.</w:t>
      </w:r>
      <w:r w:rsidR="008C7384">
        <w:t xml:space="preserve"> </w:t>
      </w:r>
    </w:p>
    <w:p w:rsidR="008C7384" w:rsidRPr="00AF15DC" w:rsidRDefault="008C7384" w:rsidP="00991B5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drawing>
                <wp:inline distT="0" distB="0" distL="0" distR="0" wp14:anchorId="6313DDCC" wp14:editId="0C30CBBB">
                  <wp:extent cx="6271828" cy="6219825"/>
                  <wp:effectExtent l="0" t="0" r="0" b="0"/>
                  <wp:docPr id="89" name="Picture 89" descr="C:\D\Git\Knock_Dev\Appnote\CutoffFreq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Git\Knock_Dev\Appnote\CutoffFreqT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0646" cy="6228570"/>
                          </a:xfrm>
                          <a:prstGeom prst="rect">
                            <a:avLst/>
                          </a:prstGeom>
                          <a:noFill/>
                          <a:ln>
                            <a:noFill/>
                          </a:ln>
                        </pic:spPr>
                      </pic:pic>
                    </a:graphicData>
                  </a:graphic>
                </wp:inline>
              </w:drawing>
            </w:r>
          </w:p>
        </w:tc>
      </w:tr>
    </w:tbl>
    <w:p w:rsidR="00B309F0" w:rsidRDefault="00B309F0" w:rsidP="00B309F0">
      <w:pPr>
        <w:pStyle w:val="FigureTitle"/>
      </w:pPr>
      <w:r>
        <w:rPr>
          <w:rFonts w:hint="eastAsia"/>
        </w:rPr>
        <w:t>Cut-off frequ</w:t>
      </w:r>
      <w:r w:rsidR="003B0843">
        <w:t>en</w:t>
      </w:r>
      <w:r>
        <w:rPr>
          <w:rFonts w:hint="eastAsia"/>
        </w:rPr>
        <w:t>cy validation test</w:t>
      </w:r>
    </w:p>
    <w:p w:rsidR="008C7384" w:rsidRPr="00306FD4" w:rsidRDefault="008C7384" w:rsidP="00991B5F">
      <w:pPr>
        <w:pStyle w:val="Body"/>
      </w:pPr>
      <w:r>
        <w:t>The next</w:t>
      </w:r>
      <w:r w:rsidRPr="00AF15DC">
        <w:rPr>
          <w:rFonts w:hint="eastAsia"/>
        </w:rPr>
        <w:t xml:space="preserve"> figure shows </w:t>
      </w:r>
      <w:r>
        <w:t xml:space="preserve">a </w:t>
      </w:r>
      <w:r w:rsidRPr="00AF15DC">
        <w:rPr>
          <w:rFonts w:hint="eastAsia"/>
        </w:rPr>
        <w:t>re</w:t>
      </w:r>
      <w:r>
        <w:t>-</w:t>
      </w:r>
      <w:r w:rsidRPr="00AF15DC">
        <w:rPr>
          <w:rFonts w:hint="eastAsia"/>
        </w:rPr>
        <w:t>const</w:t>
      </w:r>
      <w:r>
        <w:t>ruct</w:t>
      </w:r>
      <w:r w:rsidRPr="00AF15DC">
        <w:rPr>
          <w:rFonts w:hint="eastAsia"/>
        </w:rPr>
        <w:t xml:space="preserve">ed sinewave </w:t>
      </w:r>
      <w:r w:rsidRPr="00AF15DC">
        <w:t>signal</w:t>
      </w:r>
      <w:r w:rsidRPr="00AF15DC">
        <w:rPr>
          <w:rFonts w:hint="eastAsia"/>
        </w:rPr>
        <w:t xml:space="preserve"> which has 130</w:t>
      </w:r>
      <w:r>
        <w:t xml:space="preserve"> </w:t>
      </w:r>
      <w:r w:rsidRPr="00AF15DC">
        <w:rPr>
          <w:rFonts w:hint="eastAsia"/>
        </w:rPr>
        <w:t>K</w:t>
      </w:r>
      <w:r>
        <w:rPr>
          <w:rFonts w:hint="eastAsia"/>
          <w:lang w:eastAsia="ko-KR"/>
        </w:rPr>
        <w:t>H</w:t>
      </w:r>
      <w:r w:rsidRPr="00AF15DC">
        <w:rPr>
          <w:rFonts w:hint="eastAsia"/>
        </w:rPr>
        <w:t xml:space="preserve">z. </w:t>
      </w:r>
      <w:r>
        <w:t>The r</w:t>
      </w:r>
      <w:r w:rsidRPr="00AF15DC">
        <w:rPr>
          <w:rFonts w:hint="eastAsia"/>
        </w:rPr>
        <w:t>e</w:t>
      </w:r>
      <w:r>
        <w:t>-</w:t>
      </w:r>
      <w:r w:rsidRPr="00AF15DC">
        <w:rPr>
          <w:rFonts w:hint="eastAsia"/>
        </w:rPr>
        <w:t>const</w:t>
      </w:r>
      <w:r>
        <w:t>ruct</w:t>
      </w:r>
      <w:r w:rsidRPr="00AF15DC">
        <w:rPr>
          <w:rFonts w:hint="eastAsia"/>
        </w:rPr>
        <w:t xml:space="preserve">ed sinewave </w:t>
      </w:r>
      <w:r w:rsidRPr="00AF15DC">
        <w:t>signal</w:t>
      </w:r>
      <w:r w:rsidRPr="00AF15DC">
        <w:rPr>
          <w:rFonts w:hint="eastAsia"/>
        </w:rPr>
        <w:t xml:space="preserve"> is </w:t>
      </w:r>
      <w:r>
        <w:t>very</w:t>
      </w:r>
      <w:r w:rsidRPr="00AF15DC">
        <w:rPr>
          <w:rFonts w:hint="eastAsia"/>
        </w:rPr>
        <w:t xml:space="preserve"> different</w:t>
      </w:r>
      <w:r>
        <w:t xml:space="preserve"> from the original</w:t>
      </w:r>
      <w:r w:rsidRPr="00AF15DC">
        <w:rPr>
          <w:rFonts w:hint="eastAsia"/>
        </w:rPr>
        <w:t>.</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rFonts w:hint="eastAsia"/>
                <w:noProof/>
                <w:lang w:eastAsia="ko-KR"/>
              </w:rPr>
              <w:lastRenderedPageBreak/>
              <w:drawing>
                <wp:inline distT="0" distB="0" distL="0" distR="0" wp14:anchorId="470478A2" wp14:editId="1194C56E">
                  <wp:extent cx="6143610" cy="2971800"/>
                  <wp:effectExtent l="0" t="0" r="0" b="0"/>
                  <wp:docPr id="80" name="Picture 80" descr="C:\D\Git\Knock_Dev\Appnote\130K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130KHz.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252" cy="2976464"/>
                          </a:xfrm>
                          <a:prstGeom prst="rect">
                            <a:avLst/>
                          </a:prstGeom>
                          <a:noFill/>
                          <a:ln>
                            <a:noFill/>
                          </a:ln>
                        </pic:spPr>
                      </pic:pic>
                    </a:graphicData>
                  </a:graphic>
                </wp:inline>
              </w:drawing>
            </w:r>
          </w:p>
        </w:tc>
      </w:tr>
    </w:tbl>
    <w:p w:rsidR="00B309F0" w:rsidRPr="00F44F75" w:rsidRDefault="00B309F0" w:rsidP="00B309F0">
      <w:pPr>
        <w:pStyle w:val="FigureTitle"/>
      </w:pPr>
      <w:r>
        <w:rPr>
          <w:rFonts w:hint="eastAsia"/>
        </w:rPr>
        <w:t>Sinewave with 130K</w:t>
      </w:r>
      <w:r>
        <w:rPr>
          <w:rFonts w:hint="eastAsia"/>
          <w:lang w:eastAsia="ko-KR"/>
        </w:rPr>
        <w:t>H</w:t>
      </w:r>
      <w:r>
        <w:rPr>
          <w:rFonts w:hint="eastAsia"/>
        </w:rPr>
        <w:t>z</w:t>
      </w:r>
    </w:p>
    <w:p w:rsidR="00B309F0" w:rsidRDefault="00B309F0" w:rsidP="00B309F0">
      <w:pPr>
        <w:pStyle w:val="Heading2"/>
      </w:pPr>
      <w:bookmarkStart w:id="105" w:name="_Toc460825926"/>
      <w:bookmarkStart w:id="106" w:name="_Toc461004889"/>
      <w:r>
        <w:rPr>
          <w:rFonts w:hint="eastAsia"/>
        </w:rPr>
        <w:t xml:space="preserve">Signal </w:t>
      </w:r>
      <w:r>
        <w:t>extraction</w:t>
      </w:r>
      <w:r>
        <w:rPr>
          <w:rFonts w:hint="eastAsia"/>
        </w:rPr>
        <w:t xml:space="preserve"> validation test</w:t>
      </w:r>
      <w:bookmarkEnd w:id="105"/>
      <w:bookmarkEnd w:id="106"/>
    </w:p>
    <w:p w:rsidR="00B309F0" w:rsidRDefault="00B309F0" w:rsidP="00B309F0">
      <w:pPr>
        <w:pStyle w:val="Body"/>
        <w:rPr>
          <w:lang w:eastAsia="ko-KR"/>
        </w:rPr>
      </w:pPr>
      <w:r>
        <w:rPr>
          <w:rFonts w:hint="eastAsia"/>
        </w:rPr>
        <w:t>For the test,</w:t>
      </w:r>
      <w:r>
        <w:rPr>
          <w:rFonts w:hint="eastAsia"/>
          <w:lang w:eastAsia="ko-KR"/>
        </w:rPr>
        <w:t xml:space="preserve"> </w:t>
      </w:r>
      <w:r w:rsidR="008C7384">
        <w:rPr>
          <w:lang w:eastAsia="ko-KR"/>
        </w:rPr>
        <w:t xml:space="preserve">a </w:t>
      </w:r>
      <w:r>
        <w:rPr>
          <w:rFonts w:hint="eastAsia"/>
        </w:rPr>
        <w:t>30</w:t>
      </w:r>
      <w:r w:rsidR="008C7384">
        <w:t xml:space="preserve"> </w:t>
      </w:r>
      <w:proofErr w:type="gramStart"/>
      <w:r>
        <w:rPr>
          <w:rFonts w:hint="eastAsia"/>
        </w:rPr>
        <w:t>KHz</w:t>
      </w:r>
      <w:ins w:id="107" w:author="Han Steve (IFKOR ATV SMD AP SAE MC1)" w:date="2016-09-26T14:33:00Z">
        <w:r w:rsidR="00A706C9">
          <w:rPr>
            <w:rFonts w:hint="eastAsia"/>
            <w:lang w:eastAsia="ko-KR"/>
          </w:rPr>
          <w:t>(</w:t>
        </w:r>
        <w:proofErr w:type="gramEnd"/>
        <w:r w:rsidR="00A706C9">
          <w:rPr>
            <w:rFonts w:hint="eastAsia"/>
            <w:lang w:eastAsia="ko-KR"/>
          </w:rPr>
          <w:t>+-2KHz)</w:t>
        </w:r>
      </w:ins>
      <w:r>
        <w:rPr>
          <w:rFonts w:hint="eastAsia"/>
        </w:rPr>
        <w:t xml:space="preserve"> </w:t>
      </w:r>
      <w:ins w:id="108" w:author="Han Steve (IFKOR ATV SMD AP SAE MC1)" w:date="2016-09-26T14:32:00Z">
        <w:r w:rsidR="00A706C9">
          <w:rPr>
            <w:rFonts w:hint="eastAsia"/>
            <w:lang w:eastAsia="ko-KR"/>
          </w:rPr>
          <w:t xml:space="preserve">Bandpass </w:t>
        </w:r>
        <w:proofErr w:type="spellStart"/>
        <w:r w:rsidR="00A706C9">
          <w:rPr>
            <w:rFonts w:hint="eastAsia"/>
            <w:lang w:eastAsia="ko-KR"/>
          </w:rPr>
          <w:t>filter</w:t>
        </w:r>
      </w:ins>
      <w:del w:id="109" w:author="Han Steve (IFKOR ATV SMD AP SAE MC1)" w:date="2016-09-26T14:32:00Z">
        <w:r w:rsidDel="00A706C9">
          <w:rPr>
            <w:rFonts w:hint="eastAsia"/>
          </w:rPr>
          <w:delText xml:space="preserve">filtering </w:delText>
        </w:r>
      </w:del>
      <w:r>
        <w:rPr>
          <w:rFonts w:hint="eastAsia"/>
        </w:rPr>
        <w:t>coefficient</w:t>
      </w:r>
      <w:proofErr w:type="spellEnd"/>
      <w:r>
        <w:rPr>
          <w:rFonts w:hint="eastAsia"/>
        </w:rPr>
        <w:t xml:space="preserve"> is used. </w:t>
      </w:r>
      <w:r w:rsidR="008C7384">
        <w:t>The f</w:t>
      </w:r>
      <w:r>
        <w:rPr>
          <w:rFonts w:hint="eastAsia"/>
        </w:rPr>
        <w:t>ollowing figure shows the signal extraction result</w:t>
      </w:r>
      <w:proofErr w:type="gramStart"/>
      <w:r>
        <w:rPr>
          <w:rFonts w:hint="eastAsia"/>
        </w:rPr>
        <w:t>.</w:t>
      </w:r>
      <w:ins w:id="110" w:author="Han Steve (IFKOR ATV SMD AP SAE MC1)" w:date="2016-09-26T14:33:00Z">
        <w:r w:rsidR="00A706C9">
          <w:rPr>
            <w:rFonts w:hint="eastAsia"/>
            <w:lang w:eastAsia="ko-KR"/>
          </w:rPr>
          <w:t>(</w:t>
        </w:r>
      </w:ins>
      <w:proofErr w:type="gramEnd"/>
      <w:ins w:id="111" w:author="Han Steve (IFKOR ATV SMD AP SAE MC1)" w:date="2016-09-26T14:34:00Z">
        <w:r w:rsidR="00A706C9">
          <w:rPr>
            <w:rFonts w:hint="eastAsia"/>
            <w:lang w:eastAsia="ko-KR"/>
          </w:rPr>
          <w:t>Filter type, frequency</w:t>
        </w:r>
      </w:ins>
      <w:ins w:id="112" w:author="Han Steve (IFKOR ATV SMD AP SAE MC1)" w:date="2016-09-26T14:35:00Z">
        <w:r w:rsidR="00A706C9">
          <w:rPr>
            <w:rFonts w:hint="eastAsia"/>
            <w:lang w:eastAsia="ko-KR"/>
          </w:rPr>
          <w:t>, filtering range</w:t>
        </w:r>
      </w:ins>
      <w:ins w:id="113" w:author="Han Steve (IFKOR ATV SMD AP SAE MC1)" w:date="2016-09-26T14:34:00Z">
        <w:r w:rsidR="00A706C9">
          <w:rPr>
            <w:rFonts w:hint="eastAsia"/>
            <w:lang w:eastAsia="ko-KR"/>
          </w:rPr>
          <w:t xml:space="preserve"> can be changed based on project)</w:t>
        </w:r>
      </w:ins>
    </w:p>
    <w:p w:rsidR="00B309F0" w:rsidRPr="00296BDD" w:rsidRDefault="008C7384" w:rsidP="00B309F0">
      <w:pPr>
        <w:pStyle w:val="Body"/>
      </w:pPr>
      <w:r>
        <w:t xml:space="preserve">A </w:t>
      </w:r>
      <w:r w:rsidR="00B309F0">
        <w:rPr>
          <w:rFonts w:hint="eastAsia"/>
        </w:rPr>
        <w:t>30</w:t>
      </w:r>
      <w:r>
        <w:t xml:space="preserve"> </w:t>
      </w:r>
      <w:r w:rsidR="00B309F0">
        <w:rPr>
          <w:rFonts w:hint="eastAsia"/>
        </w:rPr>
        <w:t>KHz sine</w:t>
      </w:r>
      <w:r w:rsidR="00B309F0">
        <w:rPr>
          <w:rFonts w:hint="eastAsia"/>
          <w:lang w:eastAsia="ko-KR"/>
        </w:rPr>
        <w:t>wave</w:t>
      </w:r>
      <w:r w:rsidR="00B309F0">
        <w:rPr>
          <w:rFonts w:hint="eastAsia"/>
        </w:rPr>
        <w:t xml:space="preserve"> si</w:t>
      </w:r>
      <w:r w:rsidR="00B309F0">
        <w:rPr>
          <w:rFonts w:hint="eastAsia"/>
          <w:lang w:eastAsia="ko-KR"/>
        </w:rPr>
        <w:t>g</w:t>
      </w:r>
      <w:r w:rsidR="00B309F0">
        <w:rPr>
          <w:rFonts w:hint="eastAsia"/>
        </w:rPr>
        <w:t>nal has highest integration value.</w:t>
      </w:r>
    </w:p>
    <w:tbl>
      <w:tblPr>
        <w:tblStyle w:val="InfineonPicture"/>
        <w:tblW w:w="5000" w:type="pct"/>
        <w:tblCellMar>
          <w:left w:w="0" w:type="dxa"/>
          <w:right w:w="0" w:type="dxa"/>
        </w:tblCellMar>
        <w:tblLook w:val="05E0" w:firstRow="1" w:lastRow="1" w:firstColumn="1" w:lastColumn="1" w:noHBand="0" w:noVBand="1"/>
      </w:tblPr>
      <w:tblGrid>
        <w:gridCol w:w="10216"/>
      </w:tblGrid>
      <w:tr w:rsidR="00B309F0" w:rsidTr="00E819E6">
        <w:tc>
          <w:tcPr>
            <w:tcW w:w="5000" w:type="pct"/>
            <w:vAlign w:val="center"/>
          </w:tcPr>
          <w:p w:rsidR="00B309F0" w:rsidRDefault="00B309F0" w:rsidP="00B309F0">
            <w:pPr>
              <w:pStyle w:val="TableCell-c"/>
              <w:rPr>
                <w:lang w:eastAsia="ko-KR"/>
              </w:rPr>
            </w:pPr>
            <w:r>
              <w:rPr>
                <w:noProof/>
                <w:lang w:eastAsia="ko-KR"/>
              </w:rPr>
              <w:drawing>
                <wp:inline distT="0" distB="0" distL="0" distR="0" wp14:anchorId="1366D9FE" wp14:editId="6BC58E42">
                  <wp:extent cx="2927427" cy="2602954"/>
                  <wp:effectExtent l="0" t="0" r="6350" b="6985"/>
                  <wp:docPr id="92" name="Picture 92" descr="C:\D\Git\Knock_Dev\Appnote\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Git\Knock_Dev\Appnote\extrac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0395" cy="2605593"/>
                          </a:xfrm>
                          <a:prstGeom prst="rect">
                            <a:avLst/>
                          </a:prstGeom>
                          <a:noFill/>
                          <a:ln>
                            <a:noFill/>
                          </a:ln>
                        </pic:spPr>
                      </pic:pic>
                    </a:graphicData>
                  </a:graphic>
                </wp:inline>
              </w:drawing>
            </w:r>
          </w:p>
        </w:tc>
      </w:tr>
    </w:tbl>
    <w:p w:rsidR="00B309F0" w:rsidRDefault="00B309F0" w:rsidP="00B309F0">
      <w:pPr>
        <w:pStyle w:val="FigureTitle"/>
      </w:pPr>
      <w:r>
        <w:rPr>
          <w:rFonts w:hint="eastAsia"/>
        </w:rPr>
        <w:t xml:space="preserve">Signal </w:t>
      </w:r>
      <w:r>
        <w:t>extraction</w:t>
      </w:r>
      <w:r>
        <w:rPr>
          <w:rFonts w:hint="eastAsia"/>
        </w:rPr>
        <w:t xml:space="preserve"> validation test</w:t>
      </w:r>
    </w:p>
    <w:p w:rsidR="00B309F0" w:rsidRDefault="00B309F0" w:rsidP="00B309F0">
      <w:pPr>
        <w:pStyle w:val="Heading1"/>
      </w:pPr>
      <w:bookmarkStart w:id="114" w:name="_Toc456696524"/>
      <w:bookmarkStart w:id="115" w:name="_Toc460825927"/>
      <w:bookmarkStart w:id="116" w:name="_Toc461004890"/>
      <w:r>
        <w:rPr>
          <w:rFonts w:hint="eastAsia"/>
        </w:rPr>
        <w:lastRenderedPageBreak/>
        <w:t>Check point</w:t>
      </w:r>
      <w:bookmarkEnd w:id="114"/>
      <w:bookmarkEnd w:id="115"/>
      <w:bookmarkEnd w:id="116"/>
      <w:r w:rsidR="008C7384">
        <w:t>s</w:t>
      </w:r>
    </w:p>
    <w:p w:rsidR="00B309F0" w:rsidRPr="00365E19" w:rsidRDefault="00B309F0" w:rsidP="00B309F0">
      <w:pPr>
        <w:pStyle w:val="Body"/>
      </w:pPr>
      <w:r w:rsidRPr="00365E19">
        <w:t xml:space="preserve">The operating situation can be easily checked through the available variables. </w:t>
      </w:r>
    </w:p>
    <w:p w:rsidR="00B309F0" w:rsidRPr="00C6430E" w:rsidRDefault="00B309F0" w:rsidP="00306FD4">
      <w:pPr>
        <w:pStyle w:val="Heading"/>
      </w:pPr>
      <w:r>
        <w:rPr>
          <w:rFonts w:hint="eastAsia"/>
        </w:rPr>
        <w:t>Check point</w:t>
      </w:r>
      <w:r>
        <w:t>s</w:t>
      </w:r>
    </w:p>
    <w:p w:rsidR="00B309F0" w:rsidRDefault="00B309F0" w:rsidP="00B309F0">
      <w:pPr>
        <w:pStyle w:val="Bullet"/>
      </w:pPr>
      <w:r w:rsidRPr="00AF15DC">
        <w:t>Buffer</w:t>
      </w:r>
      <w:r>
        <w:rPr>
          <w:rFonts w:hint="eastAsia"/>
          <w:lang w:eastAsia="ko-KR"/>
        </w:rPr>
        <w:t>0</w:t>
      </w:r>
      <w:r w:rsidRPr="00AF15DC">
        <w:t>_Dest</w:t>
      </w:r>
    </w:p>
    <w:p w:rsidR="00B309F0" w:rsidRDefault="00B309F0" w:rsidP="00B309F0">
      <w:pPr>
        <w:pStyle w:val="Bullet"/>
      </w:pPr>
      <w:r w:rsidRPr="00AF15DC">
        <w:t>Buffer1_Dest</w:t>
      </w:r>
      <w:r w:rsidRPr="006A0284">
        <w:t xml:space="preserve"> </w:t>
      </w:r>
    </w:p>
    <w:p w:rsidR="00B309F0" w:rsidRDefault="00B309F0" w:rsidP="00B309F0">
      <w:pPr>
        <w:pStyle w:val="Bullet"/>
      </w:pPr>
      <w:r w:rsidRPr="00AF15DC">
        <w:t>Test_Integrated</w:t>
      </w:r>
    </w:p>
    <w:p w:rsidR="00B309F0" w:rsidRDefault="00B309F0" w:rsidP="00B309F0">
      <w:pPr>
        <w:pStyle w:val="Bullet"/>
      </w:pPr>
      <w:r w:rsidRPr="00AF15DC">
        <w:t xml:space="preserve">Knocheck_Integrated </w:t>
      </w:r>
    </w:p>
    <w:p w:rsidR="00B309F0" w:rsidRDefault="00B309F0" w:rsidP="00B309F0">
      <w:pPr>
        <w:pStyle w:val="Note"/>
      </w:pPr>
      <w:r>
        <w:rPr>
          <w:rFonts w:hint="eastAsia"/>
        </w:rPr>
        <w:t xml:space="preserve">If </w:t>
      </w:r>
      <w:r>
        <w:t>you are using a</w:t>
      </w:r>
      <w:r>
        <w:rPr>
          <w:rFonts w:hint="eastAsia"/>
        </w:rPr>
        <w:t xml:space="preserve"> T32 debugger</w:t>
      </w:r>
      <w:r>
        <w:t xml:space="preserve"> the following </w:t>
      </w:r>
      <w:r>
        <w:rPr>
          <w:rFonts w:hint="eastAsia"/>
        </w:rPr>
        <w:t xml:space="preserve">commands are </w:t>
      </w:r>
      <w:r>
        <w:t>recommended:</w:t>
      </w:r>
    </w:p>
    <w:p w:rsidR="00B309F0" w:rsidRPr="000D1FF2" w:rsidRDefault="00B309F0" w:rsidP="00991B5F">
      <w:pPr>
        <w:pStyle w:val="Code"/>
        <w:rPr>
          <w:lang w:eastAsia="ko-KR"/>
        </w:rPr>
      </w:pPr>
      <w:r>
        <w:rPr>
          <w:rFonts w:hint="eastAsia"/>
          <w:lang w:eastAsia="ko-KR"/>
        </w:rPr>
        <w:t xml:space="preserve">// </w:t>
      </w:r>
      <w:r w:rsidRPr="000D1FF2">
        <w:rPr>
          <w:lang w:eastAsia="ko-KR"/>
        </w:rPr>
        <w:t xml:space="preserve">v.w </w:t>
      </w:r>
      <w:r w:rsidRPr="00AF15DC">
        <w:t>Buffer</w:t>
      </w:r>
      <w:r>
        <w:rPr>
          <w:rFonts w:hint="eastAsia"/>
          <w:lang w:eastAsia="ko-KR"/>
        </w:rPr>
        <w:t>0</w:t>
      </w:r>
      <w:r w:rsidRPr="00AF15DC">
        <w:t>_Dest</w:t>
      </w:r>
      <w:r>
        <w:rPr>
          <w:rFonts w:hint="eastAsia"/>
          <w:lang w:eastAsia="ko-KR"/>
        </w:rPr>
        <w:t xml:space="preserve"> </w:t>
      </w:r>
      <w:r w:rsidRPr="00AF15DC">
        <w:t>Buffer</w:t>
      </w:r>
      <w:r>
        <w:rPr>
          <w:rFonts w:hint="eastAsia"/>
          <w:lang w:eastAsia="ko-KR"/>
        </w:rPr>
        <w:t>1</w:t>
      </w:r>
      <w:r w:rsidRPr="00AF15DC">
        <w:t>_Dest</w:t>
      </w:r>
      <w:r>
        <w:rPr>
          <w:rFonts w:hint="eastAsia"/>
          <w:lang w:eastAsia="ko-KR"/>
        </w:rPr>
        <w:t xml:space="preserve"> </w:t>
      </w:r>
      <w:r w:rsidRPr="00AF15DC">
        <w:t>Test_Integrated</w:t>
      </w:r>
      <w:r>
        <w:rPr>
          <w:rFonts w:hint="eastAsia"/>
          <w:lang w:eastAsia="ko-KR"/>
        </w:rPr>
        <w:t xml:space="preserve"> </w:t>
      </w:r>
      <w:r w:rsidRPr="00AF15DC">
        <w:t>Knocheck_Integrated</w:t>
      </w:r>
    </w:p>
    <w:p w:rsidR="00B309F0" w:rsidRPr="000D1FF2" w:rsidRDefault="00B309F0" w:rsidP="00991B5F">
      <w:pPr>
        <w:pStyle w:val="Code"/>
        <w:rPr>
          <w:rFonts w:hint="eastAsia"/>
          <w:lang w:eastAsia="ko-KR"/>
        </w:rPr>
      </w:pPr>
      <w:r>
        <w:rPr>
          <w:rFonts w:hint="eastAsia"/>
          <w:lang w:eastAsia="ko-KR"/>
        </w:rPr>
        <w:t xml:space="preserve">// </w:t>
      </w:r>
      <w:proofErr w:type="spellStart"/>
      <w:r w:rsidRPr="000D1FF2">
        <w:rPr>
          <w:lang w:eastAsia="ko-KR"/>
        </w:rPr>
        <w:t>v.Draw</w:t>
      </w:r>
      <w:proofErr w:type="spellEnd"/>
      <w:r w:rsidRPr="000D1FF2">
        <w:rPr>
          <w:lang w:eastAsia="ko-KR"/>
        </w:rPr>
        <w:t xml:space="preserve"> </w:t>
      </w:r>
      <w:r w:rsidRPr="00AF15DC">
        <w:t>Buffer</w:t>
      </w:r>
      <w:r>
        <w:rPr>
          <w:rFonts w:hint="eastAsia"/>
          <w:lang w:eastAsia="ko-KR"/>
        </w:rPr>
        <w:t>0</w:t>
      </w:r>
      <w:r w:rsidRPr="00AF15DC">
        <w:t>_Dest</w:t>
      </w:r>
    </w:p>
    <w:p w:rsidR="00B309F0" w:rsidRDefault="00B309F0" w:rsidP="00991B5F">
      <w:pPr>
        <w:pStyle w:val="Code"/>
        <w:rPr>
          <w:ins w:id="117" w:author="Han Steve (IFKOR ATV SMD AP SAE MC1)" w:date="2016-09-26T11:17:00Z"/>
          <w:rFonts w:hint="eastAsia"/>
          <w:lang w:eastAsia="ko-KR"/>
        </w:rPr>
      </w:pPr>
      <w:r>
        <w:rPr>
          <w:rFonts w:hint="eastAsia"/>
        </w:rPr>
        <w:t xml:space="preserve">// </w:t>
      </w:r>
      <w:proofErr w:type="spellStart"/>
      <w:r w:rsidRPr="000D1FF2">
        <w:t>v.Draw</w:t>
      </w:r>
      <w:proofErr w:type="spellEnd"/>
      <w:r w:rsidRPr="000D1FF2">
        <w:t xml:space="preserve"> </w:t>
      </w:r>
      <w:r w:rsidRPr="00AF15DC">
        <w:t>Buffer</w:t>
      </w:r>
      <w:r>
        <w:rPr>
          <w:rFonts w:hint="eastAsia"/>
        </w:rPr>
        <w:t>1</w:t>
      </w:r>
      <w:r w:rsidRPr="00AF15DC">
        <w:t>_Dest</w:t>
      </w:r>
    </w:p>
    <w:p w:rsidR="00FF131D" w:rsidRPr="000D1FF2" w:rsidDel="00FF131D" w:rsidRDefault="00FF131D" w:rsidP="00991B5F">
      <w:pPr>
        <w:pStyle w:val="Code"/>
        <w:rPr>
          <w:del w:id="118" w:author="Han Steve (IFKOR ATV SMD AP SAE MC1)" w:date="2016-09-26T11:17:00Z"/>
          <w:rFonts w:hint="eastAsia"/>
          <w:lang w:eastAsia="ko-KR"/>
        </w:rPr>
      </w:pPr>
      <w:ins w:id="119" w:author="Han Steve (IFKOR ATV SMD AP SAE MC1)" w:date="2016-09-26T11:17:00Z">
        <w:r>
          <w:t>V</w:t>
        </w:r>
        <w:r>
          <w:rPr>
            <w:rFonts w:hint="eastAsia"/>
          </w:rPr>
          <w:t xml:space="preserve">ariable </w:t>
        </w:r>
      </w:ins>
      <w:ins w:id="120" w:author="Han Steve (IFKOR ATV SMD AP SAE MC1)" w:date="2016-09-26T11:21:00Z">
        <w:r w:rsidRPr="00AF15DC">
          <w:t>Buffer</w:t>
        </w:r>
        <w:r>
          <w:rPr>
            <w:rFonts w:hint="eastAsia"/>
            <w:lang w:eastAsia="ko-KR"/>
          </w:rPr>
          <w:t>0</w:t>
        </w:r>
      </w:ins>
      <w:proofErr w:type="gramStart"/>
      <w:ins w:id="121" w:author="Han Steve (IFKOR ATV SMD AP SAE MC1)" w:date="2016-09-26T11:25:00Z">
        <w:r w:rsidR="00CF734A">
          <w:rPr>
            <w:rFonts w:hint="eastAsia"/>
            <w:lang w:eastAsia="ko-KR"/>
          </w:rPr>
          <w:t>,1</w:t>
        </w:r>
      </w:ins>
      <w:proofErr w:type="gramEnd"/>
      <w:ins w:id="122" w:author="Han Steve (IFKOR ATV SMD AP SAE MC1)" w:date="2016-09-26T11:21:00Z">
        <w:r w:rsidRPr="00AF15DC">
          <w:t>_Dest</w:t>
        </w:r>
      </w:ins>
      <w:ins w:id="123" w:author="Han Steve (IFKOR ATV SMD AP SAE MC1)" w:date="2016-09-26T11:23:00Z">
        <w:r>
          <w:rPr>
            <w:rFonts w:hint="eastAsia"/>
            <w:lang w:eastAsia="ko-KR"/>
          </w:rPr>
          <w:t xml:space="preserve"> </w:t>
        </w:r>
      </w:ins>
      <w:ins w:id="124" w:author="Han Steve (IFKOR ATV SMD AP SAE MC1)" w:date="2016-09-26T11:17:00Z">
        <w:r>
          <w:rPr>
            <w:rFonts w:hint="eastAsia"/>
          </w:rPr>
          <w:t>shows the</w:t>
        </w:r>
      </w:ins>
      <w:ins w:id="125" w:author="Han Steve (IFKOR ATV SMD AP SAE MC1)" w:date="2016-09-26T11:18:00Z">
        <w:r>
          <w:rPr>
            <w:rFonts w:hint="eastAsia"/>
          </w:rPr>
          <w:t xml:space="preserve"> </w:t>
        </w:r>
        <w:proofErr w:type="spellStart"/>
        <w:r>
          <w:rPr>
            <w:rFonts w:hint="eastAsia"/>
          </w:rPr>
          <w:t>dizitalized</w:t>
        </w:r>
        <w:proofErr w:type="spellEnd"/>
        <w:r>
          <w:rPr>
            <w:rFonts w:hint="eastAsia"/>
          </w:rPr>
          <w:t xml:space="preserve"> knock</w:t>
        </w:r>
      </w:ins>
      <w:ins w:id="126" w:author="Han Steve (IFKOR ATV SMD AP SAE MC1)" w:date="2016-09-26T11:19:00Z">
        <w:r>
          <w:rPr>
            <w:rFonts w:hint="eastAsia"/>
          </w:rPr>
          <w:t xml:space="preserve"> signal</w:t>
        </w:r>
      </w:ins>
      <w:ins w:id="127" w:author="Han Steve (IFKOR ATV SMD AP SAE MC1)" w:date="2016-09-26T11:28:00Z">
        <w:r w:rsidR="00CF734A">
          <w:rPr>
            <w:rFonts w:hint="eastAsia"/>
            <w:lang w:eastAsia="ko-KR"/>
          </w:rPr>
          <w:t>.</w:t>
        </w:r>
      </w:ins>
    </w:p>
    <w:p w:rsidR="00B309F0" w:rsidRDefault="00B309F0" w:rsidP="00991B5F">
      <w:pPr>
        <w:pStyle w:val="Code"/>
        <w:rPr>
          <w:lang w:eastAsia="ko-KR"/>
        </w:rPr>
      </w:pPr>
      <w:r>
        <w:rPr>
          <w:rFonts w:hint="eastAsia"/>
          <w:lang w:eastAsia="ko-KR"/>
        </w:rPr>
        <w:t xml:space="preserve">// </w:t>
      </w:r>
      <w:proofErr w:type="spellStart"/>
      <w:r w:rsidRPr="000D1FF2">
        <w:rPr>
          <w:lang w:eastAsia="ko-KR"/>
        </w:rPr>
        <w:t>v.Draw</w:t>
      </w:r>
      <w:proofErr w:type="spellEnd"/>
      <w:r w:rsidRPr="000D1FF2">
        <w:rPr>
          <w:lang w:eastAsia="ko-KR"/>
        </w:rPr>
        <w:t xml:space="preserve"> </w:t>
      </w:r>
      <w:proofErr w:type="spellStart"/>
      <w:r w:rsidRPr="00AF15DC">
        <w:t>Test_</w:t>
      </w:r>
      <w:proofErr w:type="gramStart"/>
      <w:r w:rsidRPr="00AF15DC">
        <w:t>Integrated</w:t>
      </w:r>
      <w:proofErr w:type="spellEnd"/>
      <w:r>
        <w:rPr>
          <w:rFonts w:hint="eastAsia"/>
          <w:lang w:eastAsia="ko-KR"/>
        </w:rPr>
        <w:t>[</w:t>
      </w:r>
      <w:proofErr w:type="gramEnd"/>
      <w:r>
        <w:rPr>
          <w:rFonts w:hint="eastAsia"/>
          <w:lang w:eastAsia="ko-KR"/>
        </w:rPr>
        <w:t>0]</w:t>
      </w:r>
    </w:p>
    <w:p w:rsidR="00FF131D" w:rsidDel="00CF734A" w:rsidRDefault="00B309F0" w:rsidP="00991B5F">
      <w:pPr>
        <w:pStyle w:val="Code"/>
        <w:rPr>
          <w:del w:id="128" w:author="Han Steve (IFKOR ATV SMD AP SAE MC1)" w:date="2016-09-26T11:16:00Z"/>
          <w:rFonts w:hint="eastAsia"/>
          <w:lang w:eastAsia="ko-KR"/>
        </w:rPr>
      </w:pPr>
      <w:r>
        <w:rPr>
          <w:rFonts w:hint="eastAsia"/>
          <w:lang w:eastAsia="ko-KR"/>
        </w:rPr>
        <w:t xml:space="preserve">// </w:t>
      </w:r>
      <w:proofErr w:type="spellStart"/>
      <w:r w:rsidRPr="000D1FF2">
        <w:rPr>
          <w:lang w:eastAsia="ko-KR"/>
        </w:rPr>
        <w:t>v.Draw</w:t>
      </w:r>
      <w:proofErr w:type="spellEnd"/>
      <w:r w:rsidRPr="000D1FF2">
        <w:rPr>
          <w:lang w:eastAsia="ko-KR"/>
        </w:rPr>
        <w:t xml:space="preserve"> </w:t>
      </w:r>
      <w:proofErr w:type="spellStart"/>
      <w:r w:rsidRPr="00AF15DC">
        <w:t>Test_</w:t>
      </w:r>
      <w:proofErr w:type="gramStart"/>
      <w:r w:rsidRPr="00AF15DC">
        <w:t>Integrated</w:t>
      </w:r>
      <w:proofErr w:type="spellEnd"/>
      <w:r>
        <w:rPr>
          <w:rFonts w:hint="eastAsia"/>
          <w:lang w:eastAsia="ko-KR"/>
        </w:rPr>
        <w:t>[</w:t>
      </w:r>
      <w:proofErr w:type="gramEnd"/>
      <w:r>
        <w:rPr>
          <w:rFonts w:hint="eastAsia"/>
          <w:lang w:eastAsia="ko-KR"/>
        </w:rPr>
        <w:t>1]</w:t>
      </w:r>
    </w:p>
    <w:p w:rsidR="00A6763A" w:rsidRPr="006D7577" w:rsidRDefault="00CF734A" w:rsidP="00991B5F">
      <w:pPr>
        <w:pStyle w:val="Code"/>
        <w:rPr>
          <w:ins w:id="129" w:author="Han Steve (IFKOR ATV SMD AP SAE MC1)" w:date="2016-09-26T11:39:00Z"/>
          <w:rFonts w:hint="eastAsia"/>
          <w:lang w:eastAsia="ko-KR"/>
        </w:rPr>
      </w:pPr>
      <w:ins w:id="130" w:author="Han Steve (IFKOR ATV SMD AP SAE MC1)" w:date="2016-09-26T11:28:00Z">
        <w:r>
          <w:t>V</w:t>
        </w:r>
        <w:r>
          <w:rPr>
            <w:rFonts w:hint="eastAsia"/>
          </w:rPr>
          <w:t xml:space="preserve">ariable </w:t>
        </w:r>
        <w:proofErr w:type="spellStart"/>
        <w:r>
          <w:t>Test_Integrated</w:t>
        </w:r>
      </w:ins>
      <w:proofErr w:type="spellEnd"/>
      <w:ins w:id="131" w:author="Han Steve (IFKOR ATV SMD AP SAE MC1)" w:date="2016-09-26T11:29:00Z">
        <w:r>
          <w:rPr>
            <w:rFonts w:hint="eastAsia"/>
            <w:lang w:eastAsia="ko-KR"/>
          </w:rPr>
          <w:t xml:space="preserve"> shows </w:t>
        </w:r>
      </w:ins>
      <w:ins w:id="132" w:author="Han Steve (IFKOR ATV SMD AP SAE MC1)" w:date="2016-09-26T11:30:00Z">
        <w:r>
          <w:rPr>
            <w:rFonts w:hint="eastAsia"/>
            <w:lang w:eastAsia="ko-KR"/>
          </w:rPr>
          <w:t>the filtered</w:t>
        </w:r>
      </w:ins>
      <w:ins w:id="133" w:author="Han Steve (IFKOR ATV SMD AP SAE MC1)" w:date="2016-09-26T11:39:00Z">
        <w:r w:rsidR="00A6763A">
          <w:rPr>
            <w:rFonts w:hint="eastAsia"/>
            <w:lang w:eastAsia="ko-KR"/>
          </w:rPr>
          <w:t xml:space="preserve"> </w:t>
        </w:r>
      </w:ins>
      <w:ins w:id="134" w:author="Han Steve (IFKOR ATV SMD AP SAE MC1)" w:date="2016-09-26T11:47:00Z">
        <w:r w:rsidR="006D7577">
          <w:rPr>
            <w:rFonts w:hint="eastAsia"/>
            <w:lang w:eastAsia="ko-KR"/>
          </w:rPr>
          <w:t>which is done by</w:t>
        </w:r>
      </w:ins>
      <w:ins w:id="135" w:author="Han Steve (IFKOR ATV SMD AP SAE MC1)" w:date="2016-09-26T11:39:00Z">
        <w:r w:rsidR="00A6763A">
          <w:rPr>
            <w:rFonts w:hint="eastAsia"/>
            <w:lang w:eastAsia="ko-KR"/>
          </w:rPr>
          <w:t xml:space="preserve"> SW </w:t>
        </w:r>
      </w:ins>
      <w:ins w:id="136" w:author="Han Steve (IFKOR ATV SMD AP SAE MC1)" w:date="2016-09-26T11:30:00Z">
        <w:r>
          <w:rPr>
            <w:rFonts w:hint="eastAsia"/>
            <w:lang w:eastAsia="ko-KR"/>
          </w:rPr>
          <w:t xml:space="preserve">and </w:t>
        </w:r>
      </w:ins>
      <w:ins w:id="137" w:author="Han Steve (IFKOR ATV SMD AP SAE MC1)" w:date="2016-09-26T11:29:00Z">
        <w:r>
          <w:rPr>
            <w:rFonts w:hint="eastAsia"/>
            <w:lang w:eastAsia="ko-KR"/>
          </w:rPr>
          <w:t>integrated signal</w:t>
        </w:r>
      </w:ins>
      <w:ins w:id="138" w:author="Han Steve (IFKOR ATV SMD AP SAE MC1)" w:date="2016-09-26T11:30:00Z">
        <w:r>
          <w:rPr>
            <w:rFonts w:hint="eastAsia"/>
            <w:lang w:eastAsia="ko-KR"/>
          </w:rPr>
          <w:t xml:space="preserve">. </w:t>
        </w:r>
        <w:r>
          <w:rPr>
            <w:lang w:eastAsia="ko-KR"/>
          </w:rPr>
          <w:t>F</w:t>
        </w:r>
        <w:r>
          <w:rPr>
            <w:rFonts w:hint="eastAsia"/>
            <w:lang w:eastAsia="ko-KR"/>
          </w:rPr>
          <w:t>ilter</w:t>
        </w:r>
      </w:ins>
      <w:ins w:id="139" w:author="Han Steve (IFKOR ATV SMD AP SAE MC1)" w:date="2016-09-26T11:33:00Z">
        <w:r>
          <w:rPr>
            <w:rFonts w:hint="eastAsia"/>
            <w:lang w:eastAsia="ko-KR"/>
          </w:rPr>
          <w:t xml:space="preserve"> frequency is decide</w:t>
        </w:r>
      </w:ins>
      <w:ins w:id="140" w:author="Han Steve (IFKOR ATV SMD AP SAE MC1)" w:date="2016-09-26T11:34:00Z">
        <w:r w:rsidR="00A6763A">
          <w:rPr>
            <w:rFonts w:hint="eastAsia"/>
            <w:lang w:eastAsia="ko-KR"/>
          </w:rPr>
          <w:t>d</w:t>
        </w:r>
      </w:ins>
      <w:ins w:id="141" w:author="Han Steve (IFKOR ATV SMD AP SAE MC1)" w:date="2016-09-26T11:33:00Z">
        <w:r>
          <w:rPr>
            <w:rFonts w:hint="eastAsia"/>
            <w:lang w:eastAsia="ko-KR"/>
          </w:rPr>
          <w:t xml:space="preserve"> by variable </w:t>
        </w:r>
        <w:proofErr w:type="spellStart"/>
        <w:r w:rsidRPr="00A6763A">
          <w:rPr>
            <w:lang w:eastAsia="ko-KR"/>
            <w:rPrChange w:id="142" w:author="Han Steve (IFKOR ATV SMD AP SAE MC1)" w:date="2016-09-26T11:33:00Z">
              <w:rPr>
                <w:rFonts w:ascii="Consolas" w:hAnsi="Consolas" w:cs="Consolas"/>
                <w:color w:val="000000"/>
                <w:sz w:val="20"/>
                <w:szCs w:val="20"/>
                <w:highlight w:val="yellow"/>
              </w:rPr>
            </w:rPrChange>
          </w:rPr>
          <w:t>FilterIndices</w:t>
        </w:r>
      </w:ins>
      <w:proofErr w:type="spellEnd"/>
      <w:ins w:id="143" w:author="Han Steve (IFKOR ATV SMD AP SAE MC1)" w:date="2016-09-26T11:47:00Z">
        <w:r w:rsidR="006D7577">
          <w:rPr>
            <w:rFonts w:hint="eastAsia"/>
            <w:lang w:eastAsia="ko-KR"/>
          </w:rPr>
          <w:t>[</w:t>
        </w:r>
        <w:proofErr w:type="spellStart"/>
        <w:r w:rsidR="006D7577">
          <w:rPr>
            <w:rFonts w:hint="eastAsia"/>
            <w:lang w:eastAsia="ko-KR"/>
          </w:rPr>
          <w:t>i</w:t>
        </w:r>
        <w:proofErr w:type="spellEnd"/>
        <w:r w:rsidR="006D7577">
          <w:rPr>
            <w:rFonts w:hint="eastAsia"/>
            <w:lang w:eastAsia="ko-KR"/>
          </w:rPr>
          <w:t>]</w:t>
        </w:r>
      </w:ins>
      <w:ins w:id="144" w:author="Han Steve (IFKOR ATV SMD AP SAE MC1)" w:date="2016-09-26T11:34:00Z">
        <w:r w:rsidR="00A6763A">
          <w:rPr>
            <w:rFonts w:hint="eastAsia"/>
            <w:lang w:eastAsia="ko-KR"/>
          </w:rPr>
          <w:t>.</w:t>
        </w:r>
      </w:ins>
      <w:ins w:id="145" w:author="Han Steve (IFKOR ATV SMD AP SAE MC1)" w:date="2016-09-26T11:42:00Z">
        <w:r w:rsidR="00A6763A">
          <w:rPr>
            <w:rFonts w:hint="eastAsia"/>
            <w:lang w:eastAsia="ko-KR"/>
          </w:rPr>
          <w:t xml:space="preserve"> </w:t>
        </w:r>
      </w:ins>
      <w:proofErr w:type="spellStart"/>
      <w:ins w:id="146" w:author="Han Steve (IFKOR ATV SMD AP SAE MC1)" w:date="2016-09-26T11:35:00Z">
        <w:r w:rsidR="00A6763A" w:rsidRPr="00AF15DC">
          <w:t>Test_</w:t>
        </w:r>
        <w:proofErr w:type="gramStart"/>
        <w:r w:rsidR="00A6763A" w:rsidRPr="00AF15DC">
          <w:t>Integrated</w:t>
        </w:r>
        <w:proofErr w:type="spellEnd"/>
        <w:r w:rsidR="00A6763A">
          <w:rPr>
            <w:rFonts w:hint="eastAsia"/>
            <w:lang w:eastAsia="ko-KR"/>
          </w:rPr>
          <w:t>[</w:t>
        </w:r>
        <w:proofErr w:type="gramEnd"/>
        <w:r w:rsidR="00A6763A">
          <w:rPr>
            <w:rFonts w:hint="eastAsia"/>
            <w:lang w:eastAsia="ko-KR"/>
          </w:rPr>
          <w:t>0]</w:t>
        </w:r>
      </w:ins>
      <w:ins w:id="147" w:author="Han Steve (IFKOR ATV SMD AP SAE MC1)" w:date="2016-09-26T11:36:00Z">
        <w:r w:rsidR="00A6763A">
          <w:rPr>
            <w:rFonts w:hint="eastAsia"/>
            <w:lang w:eastAsia="ko-KR"/>
          </w:rPr>
          <w:t xml:space="preserve"> shows the</w:t>
        </w:r>
      </w:ins>
      <w:ins w:id="148" w:author="Han Steve (IFKOR ATV SMD AP SAE MC1)" w:date="2016-09-26T11:40:00Z">
        <w:r w:rsidR="00A6763A">
          <w:rPr>
            <w:rFonts w:hint="eastAsia"/>
            <w:lang w:eastAsia="ko-KR"/>
          </w:rPr>
          <w:t xml:space="preserve"> bypassed </w:t>
        </w:r>
        <w:proofErr w:type="spellStart"/>
        <w:r w:rsidR="00A6763A">
          <w:rPr>
            <w:rFonts w:hint="eastAsia"/>
            <w:lang w:eastAsia="ko-KR"/>
          </w:rPr>
          <w:t>wich</w:t>
        </w:r>
        <w:proofErr w:type="spellEnd"/>
        <w:r w:rsidR="00A6763A">
          <w:rPr>
            <w:rFonts w:hint="eastAsia"/>
            <w:lang w:eastAsia="ko-KR"/>
          </w:rPr>
          <w:t xml:space="preserve"> means</w:t>
        </w:r>
      </w:ins>
      <w:ins w:id="149" w:author="Han Steve (IFKOR ATV SMD AP SAE MC1)" w:date="2016-09-26T11:41:00Z">
        <w:r w:rsidR="00A6763A">
          <w:rPr>
            <w:rFonts w:hint="eastAsia"/>
            <w:lang w:eastAsia="ko-KR"/>
          </w:rPr>
          <w:t xml:space="preserve"> SW filter is not adjust</w:t>
        </w:r>
      </w:ins>
      <w:ins w:id="150" w:author="Han Steve (IFKOR ATV SMD AP SAE MC1)" w:date="2016-09-26T11:40:00Z">
        <w:r w:rsidR="00A6763A">
          <w:rPr>
            <w:rFonts w:hint="eastAsia"/>
            <w:lang w:eastAsia="ko-KR"/>
          </w:rPr>
          <w:t xml:space="preserve"> and </w:t>
        </w:r>
        <w:r w:rsidR="00A6763A">
          <w:rPr>
            <w:rFonts w:hint="eastAsia"/>
            <w:lang w:eastAsia="ko-KR"/>
          </w:rPr>
          <w:t>integrated signal</w:t>
        </w:r>
      </w:ins>
      <w:ins w:id="151" w:author="Han Steve (IFKOR ATV SMD AP SAE MC1)" w:date="2016-09-26T11:42:00Z">
        <w:r w:rsidR="00A6763A">
          <w:rPr>
            <w:rFonts w:hint="eastAsia"/>
            <w:lang w:eastAsia="ko-KR"/>
          </w:rPr>
          <w:t xml:space="preserve"> in the flowing figure</w:t>
        </w:r>
      </w:ins>
      <w:ins w:id="152" w:author="Han Steve (IFKOR ATV SMD AP SAE MC1)" w:date="2016-09-26T11:40:00Z">
        <w:r w:rsidR="00A6763A">
          <w:rPr>
            <w:rFonts w:hint="eastAsia"/>
            <w:lang w:eastAsia="ko-KR"/>
          </w:rPr>
          <w:t xml:space="preserve">. </w:t>
        </w:r>
      </w:ins>
      <w:proofErr w:type="spellStart"/>
      <w:ins w:id="153" w:author="Han Steve (IFKOR ATV SMD AP SAE MC1)" w:date="2016-09-26T11:42:00Z">
        <w:r w:rsidR="00A6763A" w:rsidRPr="00AF15DC">
          <w:t>Test_</w:t>
        </w:r>
        <w:proofErr w:type="gramStart"/>
        <w:r w:rsidR="00A6763A" w:rsidRPr="00AF15DC">
          <w:t>Integrated</w:t>
        </w:r>
        <w:proofErr w:type="spellEnd"/>
        <w:r w:rsidR="00A6763A">
          <w:rPr>
            <w:rFonts w:hint="eastAsia"/>
            <w:lang w:eastAsia="ko-KR"/>
          </w:rPr>
          <w:t>[</w:t>
        </w:r>
        <w:proofErr w:type="gramEnd"/>
        <w:r w:rsidR="00A6763A">
          <w:rPr>
            <w:rFonts w:hint="eastAsia"/>
            <w:lang w:eastAsia="ko-KR"/>
          </w:rPr>
          <w:t>1</w:t>
        </w:r>
        <w:r w:rsidR="00A6763A">
          <w:rPr>
            <w:rFonts w:hint="eastAsia"/>
            <w:lang w:eastAsia="ko-KR"/>
          </w:rPr>
          <w:t>]</w:t>
        </w:r>
        <w:r w:rsidR="006D7577">
          <w:rPr>
            <w:rFonts w:hint="eastAsia"/>
            <w:lang w:eastAsia="ko-KR"/>
          </w:rPr>
          <w:t xml:space="preserve"> shows </w:t>
        </w:r>
      </w:ins>
      <w:ins w:id="154" w:author="Han Steve (IFKOR ATV SMD AP SAE MC1)" w:date="2016-09-26T11:43:00Z">
        <w:r w:rsidR="006D7577">
          <w:rPr>
            <w:rFonts w:hint="eastAsia"/>
            <w:lang w:eastAsia="ko-KR"/>
          </w:rPr>
          <w:t xml:space="preserve">bandpass filtered which </w:t>
        </w:r>
      </w:ins>
      <w:ins w:id="155" w:author="Han Steve (IFKOR ATV SMD AP SAE MC1)" w:date="2016-09-26T11:44:00Z">
        <w:r w:rsidR="006D7577">
          <w:rPr>
            <w:rFonts w:hint="eastAsia"/>
            <w:lang w:eastAsia="ko-KR"/>
          </w:rPr>
          <w:t xml:space="preserve">has 30KHz and </w:t>
        </w:r>
      </w:ins>
      <w:proofErr w:type="spellStart"/>
      <w:ins w:id="156" w:author="Han Steve (IFKOR ATV SMD AP SAE MC1)" w:date="2016-09-26T11:45:00Z">
        <w:r w:rsidR="006D7577">
          <w:rPr>
            <w:rFonts w:hint="eastAsia"/>
            <w:lang w:eastAsia="ko-KR"/>
          </w:rPr>
          <w:t>intergrated</w:t>
        </w:r>
        <w:proofErr w:type="spellEnd"/>
        <w:r w:rsidR="006D7577">
          <w:rPr>
            <w:rFonts w:hint="eastAsia"/>
            <w:lang w:eastAsia="ko-KR"/>
          </w:rPr>
          <w:t xml:space="preserve"> signal</w:t>
        </w:r>
      </w:ins>
      <w:ins w:id="157" w:author="Han Steve (IFKOR ATV SMD AP SAE MC1)" w:date="2016-09-26T11:48:00Z">
        <w:r w:rsidR="006D7577">
          <w:rPr>
            <w:rFonts w:hint="eastAsia"/>
            <w:lang w:eastAsia="ko-KR"/>
          </w:rPr>
          <w:t xml:space="preserve"> </w:t>
        </w:r>
        <w:r w:rsidR="006D7577">
          <w:rPr>
            <w:rFonts w:hint="eastAsia"/>
            <w:lang w:eastAsia="ko-KR"/>
          </w:rPr>
          <w:t>in the flowing figure</w:t>
        </w:r>
      </w:ins>
      <w:ins w:id="158" w:author="Han Steve (IFKOR ATV SMD AP SAE MC1)" w:date="2016-09-26T11:45:00Z">
        <w:r w:rsidR="006D7577">
          <w:rPr>
            <w:rFonts w:hint="eastAsia"/>
            <w:lang w:eastAsia="ko-KR"/>
          </w:rPr>
          <w:t xml:space="preserve">. For more detailed information </w:t>
        </w:r>
      </w:ins>
      <w:ins w:id="159" w:author="Han Steve (IFKOR ATV SMD AP SAE MC1)" w:date="2016-09-26T11:48:00Z">
        <w:r w:rsidR="006D7577">
          <w:rPr>
            <w:rFonts w:hint="eastAsia"/>
            <w:lang w:eastAsia="ko-KR"/>
          </w:rPr>
          <w:t xml:space="preserve">please refer </w:t>
        </w:r>
        <w:proofErr w:type="gramStart"/>
        <w:r w:rsidR="006D7577">
          <w:rPr>
            <w:rFonts w:hint="eastAsia"/>
            <w:lang w:eastAsia="ko-KR"/>
          </w:rPr>
          <w:t>to</w:t>
        </w:r>
      </w:ins>
      <w:ins w:id="160" w:author="Han Steve (IFKOR ATV SMD AP SAE MC1)" w:date="2016-09-26T11:49:00Z">
        <w:r w:rsidR="006D7577">
          <w:rPr>
            <w:rFonts w:hint="eastAsia"/>
            <w:lang w:eastAsia="ko-KR"/>
          </w:rPr>
          <w:t xml:space="preserve"> </w:t>
        </w:r>
      </w:ins>
      <w:ins w:id="161" w:author="Han Steve (IFKOR ATV SMD AP SAE MC1)" w:date="2016-09-26T11:48:00Z">
        <w:r w:rsidR="006D7577">
          <w:rPr>
            <w:lang w:eastAsia="ko-KR"/>
          </w:rPr>
          <w:t>”</w:t>
        </w:r>
        <w:proofErr w:type="gramEnd"/>
        <w:r w:rsidR="006D7577">
          <w:rPr>
            <w:rFonts w:hint="eastAsia"/>
          </w:rPr>
          <w:t>DSADC cut</w:t>
        </w:r>
        <w:r w:rsidR="006D7577">
          <w:t>-</w:t>
        </w:r>
        <w:r w:rsidR="006D7577">
          <w:rPr>
            <w:rFonts w:hint="eastAsia"/>
          </w:rPr>
          <w:t xml:space="preserve">off </w:t>
        </w:r>
        <w:r w:rsidR="006D7577">
          <w:t>frequency</w:t>
        </w:r>
        <w:r w:rsidR="006D7577">
          <w:rPr>
            <w:rFonts w:hint="eastAsia"/>
          </w:rPr>
          <w:t xml:space="preserve"> validation test</w:t>
        </w:r>
        <w:r w:rsidR="006D7577">
          <w:rPr>
            <w:lang w:eastAsia="ko-KR"/>
          </w:rPr>
          <w:t>”</w:t>
        </w:r>
        <w:r w:rsidR="006D7577">
          <w:rPr>
            <w:rFonts w:hint="eastAsia"/>
            <w:lang w:eastAsia="ko-KR"/>
          </w:rPr>
          <w:t xml:space="preserve"> </w:t>
        </w:r>
      </w:ins>
      <w:ins w:id="162" w:author="Han Steve (IFKOR ATV SMD AP SAE MC1)" w:date="2016-09-26T11:49:00Z">
        <w:r w:rsidR="006D7577">
          <w:rPr>
            <w:rFonts w:hint="eastAsia"/>
            <w:lang w:eastAsia="ko-KR"/>
          </w:rPr>
          <w:t xml:space="preserve">and  </w:t>
        </w:r>
        <w:r w:rsidR="006D7577">
          <w:rPr>
            <w:lang w:eastAsia="ko-KR"/>
          </w:rPr>
          <w:t>“</w:t>
        </w:r>
        <w:r w:rsidR="006D7577">
          <w:rPr>
            <w:rFonts w:hint="eastAsia"/>
          </w:rPr>
          <w:t xml:space="preserve">Signal </w:t>
        </w:r>
        <w:r w:rsidR="006D7577">
          <w:t>extraction</w:t>
        </w:r>
        <w:r w:rsidR="006D7577">
          <w:rPr>
            <w:rFonts w:hint="eastAsia"/>
          </w:rPr>
          <w:t xml:space="preserve"> validation </w:t>
        </w:r>
        <w:proofErr w:type="spellStart"/>
        <w:r w:rsidR="006D7577">
          <w:rPr>
            <w:rFonts w:hint="eastAsia"/>
          </w:rPr>
          <w:t>test</w:t>
        </w:r>
        <w:r w:rsidR="006D7577">
          <w:rPr>
            <w:lang w:eastAsia="ko-KR"/>
          </w:rPr>
          <w:t>”</w:t>
        </w:r>
        <w:r w:rsidR="006D7577">
          <w:rPr>
            <w:rFonts w:hint="eastAsia"/>
            <w:lang w:eastAsia="ko-KR"/>
          </w:rPr>
          <w:t>section</w:t>
        </w:r>
      </w:ins>
      <w:proofErr w:type="spellEnd"/>
    </w:p>
    <w:p w:rsidR="008C7384" w:rsidRPr="00AF15DC" w:rsidRDefault="008C7384" w:rsidP="00991B5F">
      <w:pPr>
        <w:pStyle w:val="AnchorLine"/>
        <w:rPr>
          <w:rFonts w:hint="eastAsia"/>
          <w:lang w:eastAsia="ko-KR"/>
        </w:rPr>
      </w:pPr>
    </w:p>
    <w:tbl>
      <w:tblPr>
        <w:tblStyle w:val="InfineonPicture"/>
        <w:tblW w:w="5027" w:type="pct"/>
        <w:tblCellMar>
          <w:left w:w="0" w:type="dxa"/>
          <w:right w:w="0" w:type="dxa"/>
        </w:tblCellMar>
        <w:tblLook w:val="05E0" w:firstRow="1" w:lastRow="1" w:firstColumn="1" w:lastColumn="1" w:noHBand="0" w:noVBand="1"/>
      </w:tblPr>
      <w:tblGrid>
        <w:gridCol w:w="10295"/>
      </w:tblGrid>
      <w:tr w:rsidR="00B309F0" w:rsidTr="00E819E6">
        <w:trPr>
          <w:trHeight w:val="4647"/>
        </w:trPr>
        <w:tc>
          <w:tcPr>
            <w:tcW w:w="5000" w:type="pct"/>
          </w:tcPr>
          <w:p w:rsidR="00B309F0" w:rsidRDefault="00B309F0" w:rsidP="00B309F0">
            <w:pPr>
              <w:pStyle w:val="TableCell-c"/>
            </w:pPr>
            <w:r>
              <w:rPr>
                <w:noProof/>
                <w:lang w:eastAsia="ko-KR"/>
              </w:rPr>
              <w:drawing>
                <wp:inline distT="0" distB="0" distL="0" distR="0" wp14:anchorId="18FB23DF" wp14:editId="759BE778">
                  <wp:extent cx="6473825" cy="4074795"/>
                  <wp:effectExtent l="0" t="0" r="3175" b="1905"/>
                  <wp:docPr id="84" name="Picture 84" descr="C:\D\Git\Knock_Dev\Appnot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Git\Knock_Dev\Appnote\screensh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3825" cy="4074795"/>
                          </a:xfrm>
                          <a:prstGeom prst="rect">
                            <a:avLst/>
                          </a:prstGeom>
                          <a:noFill/>
                          <a:ln>
                            <a:noFill/>
                          </a:ln>
                        </pic:spPr>
                      </pic:pic>
                    </a:graphicData>
                  </a:graphic>
                </wp:inline>
              </w:drawing>
            </w:r>
          </w:p>
        </w:tc>
      </w:tr>
    </w:tbl>
    <w:p w:rsidR="00B309F0" w:rsidRPr="00727262" w:rsidRDefault="00B309F0" w:rsidP="00B309F0">
      <w:pPr>
        <w:pStyle w:val="FigureTitle"/>
      </w:pPr>
      <w:r>
        <w:rPr>
          <w:rFonts w:hint="eastAsia"/>
        </w:rPr>
        <w:lastRenderedPageBreak/>
        <w:t>Check point window</w:t>
      </w:r>
    </w:p>
    <w:p w:rsidR="00B309F0" w:rsidRDefault="00B309F0" w:rsidP="00B309F0">
      <w:pPr>
        <w:pStyle w:val="Heading1"/>
      </w:pPr>
      <w:bookmarkStart w:id="163" w:name="_Toc456691414"/>
      <w:bookmarkStart w:id="164" w:name="_Toc460825928"/>
      <w:bookmarkStart w:id="165" w:name="_Toc461004891"/>
      <w:r>
        <w:lastRenderedPageBreak/>
        <w:t xml:space="preserve">Driver </w:t>
      </w:r>
      <w:r>
        <w:rPr>
          <w:rFonts w:hint="eastAsia"/>
        </w:rPr>
        <w:t>API</w:t>
      </w:r>
      <w:bookmarkEnd w:id="163"/>
      <w:bookmarkEnd w:id="164"/>
      <w:bookmarkEnd w:id="165"/>
      <w:r>
        <w:t xml:space="preserve"> </w:t>
      </w:r>
    </w:p>
    <w:p w:rsidR="00B309F0" w:rsidRPr="00D4481B" w:rsidRDefault="00B309F0" w:rsidP="00B309F0">
      <w:pPr>
        <w:pStyle w:val="Note"/>
      </w:pPr>
      <w:r>
        <w:t xml:space="preserve">Because this document does not focus on the </w:t>
      </w:r>
      <w:r>
        <w:rPr>
          <w:rFonts w:hint="eastAsia"/>
        </w:rPr>
        <w:t>DPLL implementation</w:t>
      </w:r>
      <w:r>
        <w:t xml:space="preserve">, </w:t>
      </w:r>
      <w:r w:rsidR="008C7384">
        <w:t xml:space="preserve">any </w:t>
      </w:r>
      <w:r>
        <w:t>comments</w:t>
      </w:r>
      <w:r>
        <w:rPr>
          <w:rFonts w:hint="eastAsia"/>
        </w:rPr>
        <w:t xml:space="preserve"> only </w:t>
      </w:r>
      <w:r>
        <w:t>relate to the S</w:t>
      </w:r>
      <w:r>
        <w:rPr>
          <w:rFonts w:hint="eastAsia"/>
        </w:rPr>
        <w:t>ync</w:t>
      </w:r>
      <w:r>
        <w:t xml:space="preserve"> </w:t>
      </w:r>
      <w:r>
        <w:rPr>
          <w:rFonts w:hint="eastAsia"/>
        </w:rPr>
        <w:t xml:space="preserve">point related API in </w:t>
      </w:r>
      <w:r w:rsidR="008C7384">
        <w:t xml:space="preserve">the </w:t>
      </w:r>
      <w:r>
        <w:rPr>
          <w:rFonts w:hint="eastAsia"/>
        </w:rPr>
        <w:t>DPLL driver.</w:t>
      </w:r>
    </w:p>
    <w:p w:rsidR="00B309F0" w:rsidRPr="000C4A1A" w:rsidRDefault="00B309F0" w:rsidP="00B309F0">
      <w:pPr>
        <w:pStyle w:val="TableTitle"/>
      </w:pPr>
      <w:r>
        <w:rPr>
          <w:rFonts w:hint="eastAsia"/>
        </w:rPr>
        <w:t xml:space="preserve">DPLL </w:t>
      </w:r>
      <w:r w:rsidR="008C428B">
        <w:t>d</w:t>
      </w:r>
      <w:r>
        <w:rPr>
          <w:rFonts w:hint="eastAsia"/>
        </w:rPr>
        <w:t>river API</w:t>
      </w:r>
    </w:p>
    <w:tbl>
      <w:tblPr>
        <w:tblpPr w:leftFromText="181" w:rightFromText="181" w:bottomFromText="284" w:vertAnchor="text" w:tblpY="1"/>
        <w:tblOverlap w:val="neve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1E0" w:firstRow="1" w:lastRow="1" w:firstColumn="1" w:lastColumn="1" w:noHBand="0" w:noVBand="0"/>
      </w:tblPr>
      <w:tblGrid>
        <w:gridCol w:w="2410"/>
        <w:gridCol w:w="4394"/>
        <w:gridCol w:w="3402"/>
      </w:tblGrid>
      <w:tr w:rsidR="00B309F0" w:rsidRPr="000C4A1A" w:rsidTr="00991B5F">
        <w:trPr>
          <w:tblHeader/>
        </w:trPr>
        <w:tc>
          <w:tcPr>
            <w:tcW w:w="2410" w:type="dxa"/>
          </w:tcPr>
          <w:p w:rsidR="00B309F0" w:rsidRPr="000C4A1A" w:rsidRDefault="00B309F0" w:rsidP="00B309F0">
            <w:pPr>
              <w:pStyle w:val="TableHead-l"/>
            </w:pPr>
            <w:r>
              <w:rPr>
                <w:rFonts w:hint="eastAsia"/>
              </w:rPr>
              <w:t>Function</w:t>
            </w:r>
          </w:p>
        </w:tc>
        <w:tc>
          <w:tcPr>
            <w:tcW w:w="4394" w:type="dxa"/>
          </w:tcPr>
          <w:p w:rsidR="00B309F0" w:rsidRPr="000C4A1A" w:rsidRDefault="00B309F0" w:rsidP="00B309F0">
            <w:pPr>
              <w:pStyle w:val="TableHead"/>
            </w:pPr>
            <w:r w:rsidRPr="005A7B74">
              <w:t>Signature</w:t>
            </w:r>
          </w:p>
        </w:tc>
        <w:tc>
          <w:tcPr>
            <w:tcW w:w="3402" w:type="dxa"/>
          </w:tcPr>
          <w:p w:rsidR="00B309F0" w:rsidRPr="000C4A1A" w:rsidRDefault="00B309F0" w:rsidP="00B309F0">
            <w:pPr>
              <w:pStyle w:val="TableHead"/>
            </w:pPr>
            <w:r w:rsidRPr="00F66789">
              <w:t>Description</w:t>
            </w:r>
          </w:p>
        </w:tc>
      </w:tr>
      <w:tr w:rsidR="00B309F0" w:rsidRPr="000C4A1A" w:rsidTr="00991B5F">
        <w:tc>
          <w:tcPr>
            <w:tcW w:w="2410" w:type="dxa"/>
            <w:vAlign w:val="center"/>
          </w:tcPr>
          <w:p w:rsidR="00B309F0" w:rsidRPr="000C4A1A" w:rsidRDefault="00B309F0" w:rsidP="00B309F0">
            <w:pPr>
              <w:pStyle w:val="TableCell-l"/>
            </w:pPr>
            <w:r w:rsidRPr="00D4481B">
              <w:t>SyncPoint_TE3_ISR</w:t>
            </w:r>
          </w:p>
        </w:tc>
        <w:tc>
          <w:tcPr>
            <w:tcW w:w="4394" w:type="dxa"/>
          </w:tcPr>
          <w:p w:rsidR="00B309F0" w:rsidRPr="00D4481B" w:rsidRDefault="00B309F0" w:rsidP="00B309F0">
            <w:pPr>
              <w:pStyle w:val="TableCell"/>
              <w:rPr>
                <w:lang w:val="de-DE" w:eastAsia="ko-KR"/>
              </w:rPr>
            </w:pPr>
            <w:r w:rsidRPr="00D4481B">
              <w:rPr>
                <w:lang w:val="de-DE"/>
              </w:rPr>
              <w:t>IFX_INTERRUPT(SyncPoint_TE3_ISR, 0, TE3_INT_NUM)</w:t>
            </w:r>
          </w:p>
        </w:tc>
        <w:tc>
          <w:tcPr>
            <w:tcW w:w="3402" w:type="dxa"/>
          </w:tcPr>
          <w:p w:rsidR="00B309F0" w:rsidRPr="000C4A1A" w:rsidRDefault="00B309F0" w:rsidP="00B309F0">
            <w:pPr>
              <w:pStyle w:val="TableCell"/>
            </w:pPr>
            <w:r>
              <w:rPr>
                <w:rFonts w:hint="eastAsia"/>
              </w:rPr>
              <w:t>Sync point is generate</w:t>
            </w:r>
            <w:r>
              <w:t>d</w:t>
            </w:r>
            <w:r>
              <w:rPr>
                <w:rFonts w:hint="eastAsia"/>
              </w:rPr>
              <w:t xml:space="preserve"> every </w:t>
            </w:r>
            <w:r w:rsidRPr="00CC5351">
              <w:rPr>
                <w:rFonts w:hint="eastAsia"/>
              </w:rPr>
              <w:t>180</w:t>
            </w:r>
            <w:r w:rsidRPr="00CC5351">
              <w:rPr>
                <w:rFonts w:hint="eastAsia"/>
              </w:rPr>
              <w:t>°</w:t>
            </w:r>
            <w:r>
              <w:rPr>
                <w:rFonts w:hint="eastAsia"/>
              </w:rPr>
              <w:t>.</w:t>
            </w:r>
          </w:p>
        </w:tc>
      </w:tr>
    </w:tbl>
    <w:p w:rsidR="00B309F0" w:rsidRPr="000C4A1A" w:rsidRDefault="00B309F0" w:rsidP="00B309F0">
      <w:pPr>
        <w:pStyle w:val="TableTitle"/>
      </w:pPr>
      <w:r>
        <w:rPr>
          <w:rFonts w:hint="eastAsia"/>
        </w:rPr>
        <w:t xml:space="preserve">Knock </w:t>
      </w:r>
      <w:r w:rsidR="008C428B">
        <w:t>d</w:t>
      </w:r>
      <w:r>
        <w:rPr>
          <w:rFonts w:hint="eastAsia"/>
        </w:rPr>
        <w:t>river API</w:t>
      </w:r>
    </w:p>
    <w:tbl>
      <w:tblPr>
        <w:tblpPr w:leftFromText="181" w:rightFromText="181" w:bottomFromText="284" w:vertAnchor="text" w:tblpY="1"/>
        <w:tblOverlap w:val="neve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1E0" w:firstRow="1" w:lastRow="1" w:firstColumn="1" w:lastColumn="1" w:noHBand="0" w:noVBand="0"/>
      </w:tblPr>
      <w:tblGrid>
        <w:gridCol w:w="2410"/>
        <w:gridCol w:w="4394"/>
        <w:gridCol w:w="3402"/>
      </w:tblGrid>
      <w:tr w:rsidR="00B309F0" w:rsidRPr="000C4A1A" w:rsidTr="00991B5F">
        <w:trPr>
          <w:tblHeader/>
        </w:trPr>
        <w:tc>
          <w:tcPr>
            <w:tcW w:w="2410" w:type="dxa"/>
          </w:tcPr>
          <w:p w:rsidR="00B309F0" w:rsidRPr="000C4A1A" w:rsidRDefault="00B309F0" w:rsidP="00B309F0">
            <w:pPr>
              <w:pStyle w:val="TableHead-l"/>
            </w:pPr>
            <w:r>
              <w:rPr>
                <w:rFonts w:hint="eastAsia"/>
              </w:rPr>
              <w:t>Function</w:t>
            </w:r>
          </w:p>
        </w:tc>
        <w:tc>
          <w:tcPr>
            <w:tcW w:w="4394" w:type="dxa"/>
          </w:tcPr>
          <w:p w:rsidR="00B309F0" w:rsidRPr="000C4A1A" w:rsidRDefault="00B309F0" w:rsidP="00B309F0">
            <w:pPr>
              <w:pStyle w:val="TableHead"/>
            </w:pPr>
            <w:r w:rsidRPr="005A7B74">
              <w:t>Signature</w:t>
            </w:r>
          </w:p>
        </w:tc>
        <w:tc>
          <w:tcPr>
            <w:tcW w:w="3402" w:type="dxa"/>
          </w:tcPr>
          <w:p w:rsidR="00B309F0" w:rsidRPr="000C4A1A" w:rsidRDefault="00B309F0" w:rsidP="00B309F0">
            <w:pPr>
              <w:pStyle w:val="TableHead"/>
            </w:pPr>
            <w:r w:rsidRPr="00F66789">
              <w:t>Description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Knocheck_Ini</w:t>
            </w:r>
          </w:p>
        </w:tc>
        <w:tc>
          <w:tcPr>
            <w:tcW w:w="4394" w:type="dxa"/>
          </w:tcPr>
          <w:p w:rsidR="00B309F0" w:rsidRPr="00991B5F" w:rsidRDefault="00B309F0" w:rsidP="00A55937">
            <w:pPr>
              <w:pStyle w:val="TableCell"/>
              <w:rPr>
                <w:lang w:val="en-GB"/>
              </w:rPr>
            </w:pPr>
            <w:r w:rsidRPr="00991B5F">
              <w:rPr>
                <w:lang w:val="en-GB"/>
              </w:rPr>
              <w:t>void Knocheck_Ini(void);</w:t>
            </w:r>
          </w:p>
        </w:tc>
        <w:tc>
          <w:tcPr>
            <w:tcW w:w="3402" w:type="dxa"/>
          </w:tcPr>
          <w:p w:rsidR="00B309F0" w:rsidRPr="00991B5F" w:rsidRDefault="00B309F0" w:rsidP="00A55937">
            <w:pPr>
              <w:pStyle w:val="TableCell"/>
              <w:rPr>
                <w:lang w:val="en-GB"/>
              </w:rPr>
            </w:pPr>
            <w:r w:rsidRPr="00991B5F">
              <w:rPr>
                <w:lang w:val="en-GB"/>
              </w:rPr>
              <w:t xml:space="preserve">Initialize Knock window, gain, </w:t>
            </w:r>
            <w:proofErr w:type="gramStart"/>
            <w:r w:rsidRPr="00991B5F">
              <w:rPr>
                <w:lang w:val="en-GB"/>
              </w:rPr>
              <w:t>Integration</w:t>
            </w:r>
            <w:proofErr w:type="gramEnd"/>
            <w:r w:rsidRPr="00991B5F">
              <w:rPr>
                <w:lang w:val="en-GB"/>
              </w:rPr>
              <w:t xml:space="preserve"> value.</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KnoCheck_Dma_Ini</w:t>
            </w:r>
          </w:p>
        </w:tc>
        <w:tc>
          <w:tcPr>
            <w:tcW w:w="4394" w:type="dxa"/>
          </w:tcPr>
          <w:p w:rsidR="00B309F0" w:rsidRPr="00991B5F" w:rsidRDefault="00B309F0" w:rsidP="00A55937">
            <w:pPr>
              <w:pStyle w:val="TableCell"/>
              <w:rPr>
                <w:lang w:val="en-GB"/>
              </w:rPr>
            </w:pPr>
            <w:r w:rsidRPr="00991B5F">
              <w:rPr>
                <w:lang w:val="en-GB"/>
              </w:rPr>
              <w:t>void KnoCheck_Dma_Ini(void);</w:t>
            </w:r>
          </w:p>
        </w:tc>
        <w:tc>
          <w:tcPr>
            <w:tcW w:w="3402" w:type="dxa"/>
          </w:tcPr>
          <w:p w:rsidR="00B309F0" w:rsidRPr="00991B5F" w:rsidRDefault="00B309F0" w:rsidP="00A55937">
            <w:pPr>
              <w:pStyle w:val="TableCell"/>
              <w:rPr>
                <w:lang w:val="en-GB"/>
              </w:rPr>
            </w:pPr>
            <w:r w:rsidRPr="00991B5F">
              <w:rPr>
                <w:lang w:val="en-GB"/>
              </w:rPr>
              <w:t>Initialize Konck related DMA function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KnoCheck_Dsadc_Ini</w:t>
            </w:r>
          </w:p>
        </w:tc>
        <w:tc>
          <w:tcPr>
            <w:tcW w:w="4394" w:type="dxa"/>
          </w:tcPr>
          <w:p w:rsidR="00B309F0" w:rsidRPr="00991B5F" w:rsidRDefault="00B309F0" w:rsidP="00A55937">
            <w:pPr>
              <w:pStyle w:val="TableCell"/>
              <w:rPr>
                <w:lang w:val="en-GB"/>
              </w:rPr>
            </w:pPr>
            <w:r w:rsidRPr="00991B5F">
              <w:rPr>
                <w:lang w:val="en-GB"/>
              </w:rPr>
              <w:t>void KnoCheck_Dsadc_Ini(void);</w:t>
            </w:r>
          </w:p>
        </w:tc>
        <w:tc>
          <w:tcPr>
            <w:tcW w:w="3402" w:type="dxa"/>
          </w:tcPr>
          <w:p w:rsidR="00B309F0" w:rsidRPr="00991B5F" w:rsidRDefault="00B309F0" w:rsidP="00A55937">
            <w:pPr>
              <w:pStyle w:val="TableCell"/>
              <w:rPr>
                <w:lang w:val="en-GB"/>
              </w:rPr>
            </w:pPr>
            <w:r w:rsidRPr="00991B5F">
              <w:rPr>
                <w:lang w:val="en-GB"/>
              </w:rPr>
              <w:t>Initialize Konck related DSADC function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KnoCheck_ASWControl</w:t>
            </w:r>
          </w:p>
        </w:tc>
        <w:tc>
          <w:tcPr>
            <w:tcW w:w="4394" w:type="dxa"/>
          </w:tcPr>
          <w:p w:rsidR="00B309F0" w:rsidRPr="00991B5F" w:rsidRDefault="00B309F0" w:rsidP="00A55937">
            <w:pPr>
              <w:pStyle w:val="TableCell"/>
              <w:rPr>
                <w:lang w:val="en-GB"/>
              </w:rPr>
            </w:pPr>
            <w:r w:rsidRPr="00991B5F">
              <w:rPr>
                <w:lang w:val="en-GB"/>
              </w:rPr>
              <w:t>void KnoCheck_ASWControl(void)</w:t>
            </w:r>
          </w:p>
        </w:tc>
        <w:tc>
          <w:tcPr>
            <w:tcW w:w="3402" w:type="dxa"/>
          </w:tcPr>
          <w:p w:rsidR="00B309F0" w:rsidRPr="00991B5F" w:rsidRDefault="00B309F0" w:rsidP="00A55937">
            <w:pPr>
              <w:pStyle w:val="TableCell"/>
              <w:rPr>
                <w:lang w:val="en-GB"/>
              </w:rPr>
            </w:pPr>
            <w:r w:rsidRPr="00991B5F">
              <w:rPr>
                <w:lang w:val="en-GB"/>
              </w:rPr>
              <w:t>Called at Every Sync position.</w:t>
            </w:r>
          </w:p>
          <w:p w:rsidR="00B309F0" w:rsidRPr="00991B5F" w:rsidRDefault="00B309F0" w:rsidP="00A55937">
            <w:pPr>
              <w:pStyle w:val="TableCell"/>
              <w:rPr>
                <w:lang w:val="en-GB"/>
              </w:rPr>
            </w:pPr>
            <w:r w:rsidRPr="00991B5F">
              <w:rPr>
                <w:lang w:val="en-GB"/>
              </w:rPr>
              <w:t>Set the gain and Knock window open ,close position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KnoCheck_Filter</w:t>
            </w:r>
          </w:p>
        </w:tc>
        <w:tc>
          <w:tcPr>
            <w:tcW w:w="4394" w:type="dxa"/>
          </w:tcPr>
          <w:p w:rsidR="00B309F0" w:rsidRPr="00991B5F" w:rsidRDefault="00B309F0" w:rsidP="00A55937">
            <w:pPr>
              <w:pStyle w:val="TableCell"/>
              <w:rPr>
                <w:lang w:val="en-GB"/>
              </w:rPr>
            </w:pPr>
            <w:r w:rsidRPr="00991B5F">
              <w:rPr>
                <w:lang w:val="en-GB"/>
              </w:rPr>
              <w:t>void KnoCheck_Filter(void);</w:t>
            </w:r>
          </w:p>
        </w:tc>
        <w:tc>
          <w:tcPr>
            <w:tcW w:w="3402" w:type="dxa"/>
          </w:tcPr>
          <w:p w:rsidR="00B309F0" w:rsidRPr="00991B5F" w:rsidRDefault="00B309F0" w:rsidP="00A55937">
            <w:pPr>
              <w:pStyle w:val="TableCell"/>
              <w:rPr>
                <w:lang w:val="en-GB"/>
              </w:rPr>
            </w:pPr>
            <w:r w:rsidRPr="00991B5F">
              <w:rPr>
                <w:lang w:val="en-GB"/>
              </w:rPr>
              <w:t>Calculate  FIR filter</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KnoCheck_Memcopy</w:t>
            </w:r>
          </w:p>
        </w:tc>
        <w:tc>
          <w:tcPr>
            <w:tcW w:w="4394" w:type="dxa"/>
          </w:tcPr>
          <w:p w:rsidR="00B309F0" w:rsidRPr="00991B5F" w:rsidRDefault="00B309F0" w:rsidP="00A55937">
            <w:pPr>
              <w:pStyle w:val="TableCell"/>
              <w:rPr>
                <w:lang w:val="en-GB"/>
              </w:rPr>
            </w:pPr>
            <w:r w:rsidRPr="00991B5F">
              <w:rPr>
                <w:lang w:val="en-GB"/>
              </w:rPr>
              <w:t>void KnoCheck_Memcopy(void);</w:t>
            </w:r>
          </w:p>
        </w:tc>
        <w:tc>
          <w:tcPr>
            <w:tcW w:w="3402" w:type="dxa"/>
          </w:tcPr>
          <w:p w:rsidR="00B309F0" w:rsidRPr="00991B5F" w:rsidRDefault="00B309F0" w:rsidP="00A55937">
            <w:pPr>
              <w:pStyle w:val="TableCell"/>
              <w:rPr>
                <w:lang w:val="en-GB"/>
              </w:rPr>
            </w:pPr>
            <w:r w:rsidRPr="00991B5F">
              <w:rPr>
                <w:lang w:val="en-GB"/>
              </w:rPr>
              <w:t>Copy the DMA buffer value to the Ram region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KnoCheck_ClearCoeffDly</w:t>
            </w:r>
          </w:p>
        </w:tc>
        <w:tc>
          <w:tcPr>
            <w:tcW w:w="4394" w:type="dxa"/>
          </w:tcPr>
          <w:p w:rsidR="00B309F0" w:rsidRPr="00991B5F" w:rsidRDefault="00B309F0" w:rsidP="00A55937">
            <w:pPr>
              <w:pStyle w:val="TableCell"/>
              <w:rPr>
                <w:lang w:val="en-GB"/>
              </w:rPr>
            </w:pPr>
            <w:r w:rsidRPr="00991B5F">
              <w:rPr>
                <w:lang w:val="en-GB"/>
              </w:rPr>
              <w:t>void KnoCheck_ClearCoeffDly(void);</w:t>
            </w:r>
          </w:p>
        </w:tc>
        <w:tc>
          <w:tcPr>
            <w:tcW w:w="3402" w:type="dxa"/>
          </w:tcPr>
          <w:p w:rsidR="00B309F0" w:rsidRPr="00991B5F" w:rsidRDefault="00B309F0" w:rsidP="00A55937">
            <w:pPr>
              <w:pStyle w:val="TableCell"/>
              <w:rPr>
                <w:lang w:val="en-GB"/>
              </w:rPr>
            </w:pPr>
            <w:r w:rsidRPr="00991B5F">
              <w:rPr>
                <w:lang w:val="en-GB"/>
              </w:rPr>
              <w:t>After integration, clear the buffer in FIR filter</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KnoCheck_MemCopy64</w:t>
            </w:r>
          </w:p>
        </w:tc>
        <w:tc>
          <w:tcPr>
            <w:tcW w:w="4394" w:type="dxa"/>
          </w:tcPr>
          <w:p w:rsidR="00B309F0" w:rsidRPr="00991B5F" w:rsidRDefault="00B309F0" w:rsidP="00A55937">
            <w:pPr>
              <w:pStyle w:val="TableCell"/>
              <w:rPr>
                <w:lang w:val="en-GB"/>
              </w:rPr>
            </w:pPr>
            <w:r w:rsidRPr="00991B5F">
              <w:rPr>
                <w:lang w:val="en-GB"/>
              </w:rPr>
              <w:t>void KnoCheck_MemCopy64(uint64* xDest_pu64,uint64* xSrc_pcu64, uint16 numBytes);</w:t>
            </w:r>
          </w:p>
        </w:tc>
        <w:tc>
          <w:tcPr>
            <w:tcW w:w="3402" w:type="dxa"/>
          </w:tcPr>
          <w:p w:rsidR="00B309F0" w:rsidRPr="00991B5F" w:rsidRDefault="00B309F0" w:rsidP="00A55937">
            <w:pPr>
              <w:pStyle w:val="TableCell"/>
              <w:rPr>
                <w:lang w:val="en-GB"/>
              </w:rPr>
            </w:pPr>
            <w:r w:rsidRPr="00991B5F">
              <w:rPr>
                <w:lang w:val="en-GB"/>
              </w:rPr>
              <w:t>Copy the DMA buffer value to the Ram region</w:t>
            </w:r>
          </w:p>
        </w:tc>
      </w:tr>
      <w:tr w:rsidR="00B309F0" w:rsidRPr="000C4A1A" w:rsidTr="00991B5F">
        <w:tc>
          <w:tcPr>
            <w:tcW w:w="2410" w:type="dxa"/>
            <w:vAlign w:val="center"/>
          </w:tcPr>
          <w:p w:rsidR="00B309F0" w:rsidRPr="00991B5F" w:rsidRDefault="00B309F0" w:rsidP="00306FD4">
            <w:pPr>
              <w:pStyle w:val="TableCell-l"/>
              <w:rPr>
                <w:lang w:val="en-GB"/>
              </w:rPr>
            </w:pPr>
            <w:r w:rsidRPr="00991B5F">
              <w:rPr>
                <w:lang w:val="en-GB"/>
              </w:rPr>
              <w:t>knoCheck_GetIntegData</w:t>
            </w:r>
          </w:p>
        </w:tc>
        <w:tc>
          <w:tcPr>
            <w:tcW w:w="4394" w:type="dxa"/>
          </w:tcPr>
          <w:p w:rsidR="00B309F0" w:rsidRPr="00991B5F" w:rsidRDefault="00B309F0" w:rsidP="00A55937">
            <w:pPr>
              <w:pStyle w:val="TableCell"/>
              <w:rPr>
                <w:lang w:val="en-GB"/>
              </w:rPr>
            </w:pPr>
            <w:r w:rsidRPr="00991B5F">
              <w:rPr>
                <w:lang w:val="en-GB"/>
              </w:rPr>
              <w:t>void knoCheck_GetIntegData(uint8 Ch, sint32* IntegratedValues,uint8 ValueLength);</w:t>
            </w:r>
          </w:p>
        </w:tc>
        <w:tc>
          <w:tcPr>
            <w:tcW w:w="3402" w:type="dxa"/>
          </w:tcPr>
          <w:p w:rsidR="00B309F0" w:rsidRPr="00991B5F" w:rsidRDefault="00B309F0" w:rsidP="00A55937">
            <w:pPr>
              <w:pStyle w:val="TableCell"/>
              <w:rPr>
                <w:lang w:val="en-GB"/>
              </w:rPr>
            </w:pPr>
            <w:r w:rsidRPr="00991B5F">
              <w:rPr>
                <w:lang w:val="en-GB"/>
              </w:rPr>
              <w:t>Provide Integration result value</w:t>
            </w:r>
          </w:p>
        </w:tc>
      </w:tr>
    </w:tbl>
    <w:p w:rsidR="00B309F0" w:rsidRPr="00FB34BC" w:rsidRDefault="00B309F0" w:rsidP="00B309F0">
      <w:pPr>
        <w:pStyle w:val="Body"/>
      </w:pPr>
    </w:p>
    <w:p w:rsidR="00B309F0" w:rsidRDefault="00B309F0" w:rsidP="00B309F0">
      <w:pPr>
        <w:pStyle w:val="Heading1"/>
      </w:pPr>
      <w:bookmarkStart w:id="166" w:name="_Toc456691415"/>
      <w:bookmarkStart w:id="167" w:name="_Toc460825929"/>
      <w:bookmarkStart w:id="168" w:name="_Toc461004892"/>
      <w:r>
        <w:lastRenderedPageBreak/>
        <w:t>Driver files and folder structure</w:t>
      </w:r>
      <w:bookmarkEnd w:id="166"/>
      <w:bookmarkEnd w:id="167"/>
      <w:bookmarkEnd w:id="168"/>
      <w:r>
        <w:t xml:space="preserve"> </w:t>
      </w:r>
    </w:p>
    <w:p w:rsidR="00B309F0" w:rsidRPr="00262C56" w:rsidRDefault="00B309F0" w:rsidP="00B309F0">
      <w:pPr>
        <w:pStyle w:val="Body"/>
      </w:pPr>
      <w:proofErr w:type="gramStart"/>
      <w:r>
        <w:t>An outline of the driver file</w:t>
      </w:r>
      <w:proofErr w:type="gramEnd"/>
      <w:r>
        <w:t xml:space="preserve"> structure:</w:t>
      </w:r>
    </w:p>
    <w:p w:rsidR="00B309F0" w:rsidRPr="005A7B74" w:rsidRDefault="00B309F0" w:rsidP="00B309F0">
      <w:pPr>
        <w:pStyle w:val="TableTitle"/>
      </w:pPr>
      <w:r>
        <w:rPr>
          <w:rFonts w:hint="eastAsia"/>
        </w:rPr>
        <w:t>Folder structure</w:t>
      </w:r>
    </w:p>
    <w:tbl>
      <w:tblPr>
        <w:tblpPr w:leftFromText="181" w:rightFromText="181" w:bottomFromText="284" w:vertAnchor="text" w:tblpY="1"/>
        <w:tblOverlap w:val="neve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1E0" w:firstRow="1" w:lastRow="1" w:firstColumn="1" w:lastColumn="1" w:noHBand="0" w:noVBand="0"/>
      </w:tblPr>
      <w:tblGrid>
        <w:gridCol w:w="3969"/>
        <w:gridCol w:w="1418"/>
        <w:gridCol w:w="4819"/>
      </w:tblGrid>
      <w:tr w:rsidR="00B309F0" w:rsidRPr="000C4A1A" w:rsidTr="00E819E6">
        <w:trPr>
          <w:tblHeader/>
        </w:trPr>
        <w:tc>
          <w:tcPr>
            <w:tcW w:w="3969" w:type="dxa"/>
            <w:vAlign w:val="center"/>
          </w:tcPr>
          <w:p w:rsidR="00B309F0" w:rsidRPr="000C4A1A" w:rsidRDefault="00B309F0" w:rsidP="00B309F0">
            <w:pPr>
              <w:pStyle w:val="TableHead-l"/>
            </w:pPr>
            <w:r>
              <w:rPr>
                <w:rFonts w:hint="eastAsia"/>
              </w:rPr>
              <w:t>Folder structure</w:t>
            </w:r>
          </w:p>
        </w:tc>
        <w:tc>
          <w:tcPr>
            <w:tcW w:w="1418" w:type="dxa"/>
            <w:vAlign w:val="center"/>
          </w:tcPr>
          <w:p w:rsidR="00B309F0" w:rsidRPr="000C4A1A" w:rsidRDefault="00B309F0" w:rsidP="00B309F0">
            <w:pPr>
              <w:pStyle w:val="TableHead"/>
            </w:pPr>
            <w:r>
              <w:rPr>
                <w:rFonts w:hint="eastAsia"/>
              </w:rPr>
              <w:t>Mo</w:t>
            </w:r>
            <w:r>
              <w:t>dule</w:t>
            </w:r>
          </w:p>
        </w:tc>
        <w:tc>
          <w:tcPr>
            <w:tcW w:w="4819" w:type="dxa"/>
            <w:vAlign w:val="center"/>
          </w:tcPr>
          <w:p w:rsidR="00B309F0" w:rsidRPr="000C4A1A" w:rsidRDefault="00B309F0" w:rsidP="00B309F0">
            <w:pPr>
              <w:pStyle w:val="TableHead"/>
            </w:pPr>
            <w:r>
              <w:rPr>
                <w:rFonts w:hint="eastAsia"/>
              </w:rPr>
              <w:t>Description</w:t>
            </w:r>
          </w:p>
        </w:tc>
      </w:tr>
      <w:tr w:rsidR="00B309F0" w:rsidRPr="000C4A1A" w:rsidTr="00E819E6">
        <w:trPr>
          <w:trHeight w:val="2283"/>
        </w:trPr>
        <w:tc>
          <w:tcPr>
            <w:tcW w:w="3969" w:type="dxa"/>
            <w:vMerge w:val="restart"/>
          </w:tcPr>
          <w:p w:rsidR="00B309F0" w:rsidRPr="000C4A1A" w:rsidRDefault="00B309F0" w:rsidP="00B309F0">
            <w:pPr>
              <w:pStyle w:val="TableCell-l"/>
            </w:pPr>
            <w:r>
              <w:rPr>
                <w:noProof/>
                <w:lang w:eastAsia="ko-KR"/>
              </w:rPr>
              <w:drawing>
                <wp:inline distT="0" distB="0" distL="0" distR="0" wp14:anchorId="68E35AF6" wp14:editId="75257BC9">
                  <wp:extent cx="2230289" cy="4325168"/>
                  <wp:effectExtent l="0" t="0" r="0" b="0"/>
                  <wp:docPr id="631808" name="Picture 63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30289" cy="4325168"/>
                          </a:xfrm>
                          <a:prstGeom prst="rect">
                            <a:avLst/>
                          </a:prstGeom>
                        </pic:spPr>
                      </pic:pic>
                    </a:graphicData>
                  </a:graphic>
                </wp:inline>
              </w:drawing>
            </w:r>
          </w:p>
        </w:tc>
        <w:tc>
          <w:tcPr>
            <w:tcW w:w="1418" w:type="dxa"/>
            <w:vAlign w:val="center"/>
          </w:tcPr>
          <w:p w:rsidR="00B309F0" w:rsidRPr="009F3E21" w:rsidRDefault="00B309F0" w:rsidP="00A55937">
            <w:pPr>
              <w:pStyle w:val="TableCell"/>
            </w:pPr>
            <w:r w:rsidRPr="009F3E21">
              <w:rPr>
                <w:rFonts w:hint="eastAsia"/>
              </w:rPr>
              <w:t>DPLL</w:t>
            </w:r>
          </w:p>
        </w:tc>
        <w:tc>
          <w:tcPr>
            <w:tcW w:w="4819" w:type="dxa"/>
            <w:vAlign w:val="center"/>
          </w:tcPr>
          <w:p w:rsidR="00B309F0" w:rsidRDefault="00B309F0" w:rsidP="00A55937">
            <w:pPr>
              <w:pStyle w:val="TableCell"/>
            </w:pPr>
            <w:r>
              <w:rPr>
                <w:rFonts w:hint="eastAsia"/>
              </w:rPr>
              <w:t>Initialize and operate DPLL functionality in GTM.</w:t>
            </w:r>
          </w:p>
          <w:p w:rsidR="00B309F0" w:rsidRPr="000C4A1A" w:rsidRDefault="00B309F0" w:rsidP="00A55937">
            <w:pPr>
              <w:pStyle w:val="TableCell"/>
            </w:pPr>
            <w:r>
              <w:t>T</w:t>
            </w:r>
            <w:r>
              <w:rPr>
                <w:rFonts w:hint="eastAsia"/>
              </w:rPr>
              <w:t xml:space="preserve">his module only </w:t>
            </w:r>
            <w:r>
              <w:t xml:space="preserve">covers </w:t>
            </w:r>
            <w:r>
              <w:rPr>
                <w:rFonts w:hint="eastAsia"/>
              </w:rPr>
              <w:t xml:space="preserve">simple </w:t>
            </w:r>
            <w:r>
              <w:rPr>
                <w:rFonts w:hint="eastAsia"/>
                <w:lang w:eastAsia="ko-KR"/>
              </w:rPr>
              <w:t>DPLL function</w:t>
            </w:r>
            <w:r>
              <w:rPr>
                <w:rFonts w:hint="eastAsia"/>
              </w:rPr>
              <w:t>.</w:t>
            </w:r>
          </w:p>
        </w:tc>
      </w:tr>
      <w:tr w:rsidR="00B309F0" w:rsidRPr="000C4A1A" w:rsidTr="00E819E6">
        <w:trPr>
          <w:trHeight w:val="2284"/>
        </w:trPr>
        <w:tc>
          <w:tcPr>
            <w:tcW w:w="3969" w:type="dxa"/>
            <w:vMerge/>
          </w:tcPr>
          <w:p w:rsidR="00B309F0" w:rsidRPr="000C4A1A" w:rsidRDefault="00B309F0" w:rsidP="00B309F0">
            <w:pPr>
              <w:pStyle w:val="TableCell-l"/>
            </w:pPr>
          </w:p>
        </w:tc>
        <w:tc>
          <w:tcPr>
            <w:tcW w:w="1418" w:type="dxa"/>
            <w:vAlign w:val="center"/>
          </w:tcPr>
          <w:p w:rsidR="00B309F0" w:rsidRPr="009F3E21" w:rsidRDefault="00B309F0" w:rsidP="00A55937">
            <w:pPr>
              <w:pStyle w:val="TableCell"/>
            </w:pPr>
            <w:r>
              <w:rPr>
                <w:rFonts w:hint="eastAsia"/>
              </w:rPr>
              <w:t>DspLiba</w:t>
            </w:r>
          </w:p>
        </w:tc>
        <w:tc>
          <w:tcPr>
            <w:tcW w:w="4819" w:type="dxa"/>
            <w:vAlign w:val="center"/>
          </w:tcPr>
          <w:p w:rsidR="00B309F0" w:rsidRPr="000C4A1A" w:rsidRDefault="00B309F0" w:rsidP="00A55937">
            <w:pPr>
              <w:pStyle w:val="TableCell"/>
            </w:pPr>
            <w:r>
              <w:rPr>
                <w:rFonts w:hint="eastAsia"/>
              </w:rPr>
              <w:t>Infineon DSP Library</w:t>
            </w:r>
          </w:p>
        </w:tc>
      </w:tr>
      <w:tr w:rsidR="00B309F0" w:rsidRPr="000C4A1A" w:rsidTr="00E819E6">
        <w:trPr>
          <w:trHeight w:val="2284"/>
        </w:trPr>
        <w:tc>
          <w:tcPr>
            <w:tcW w:w="3969" w:type="dxa"/>
            <w:vMerge/>
          </w:tcPr>
          <w:p w:rsidR="00B309F0" w:rsidRPr="000C4A1A" w:rsidRDefault="00B309F0" w:rsidP="00B309F0">
            <w:pPr>
              <w:pStyle w:val="TableCell-l"/>
            </w:pPr>
          </w:p>
        </w:tc>
        <w:tc>
          <w:tcPr>
            <w:tcW w:w="1418" w:type="dxa"/>
            <w:vAlign w:val="center"/>
          </w:tcPr>
          <w:p w:rsidR="00B309F0" w:rsidRPr="009F3E21" w:rsidRDefault="00B309F0" w:rsidP="00A55937">
            <w:pPr>
              <w:pStyle w:val="TableCell"/>
            </w:pPr>
            <w:r>
              <w:rPr>
                <w:rFonts w:hint="eastAsia"/>
              </w:rPr>
              <w:t>Knock</w:t>
            </w:r>
          </w:p>
        </w:tc>
        <w:tc>
          <w:tcPr>
            <w:tcW w:w="4819" w:type="dxa"/>
            <w:vAlign w:val="center"/>
          </w:tcPr>
          <w:p w:rsidR="00B309F0" w:rsidRPr="000C4A1A" w:rsidRDefault="00B309F0" w:rsidP="00A55937">
            <w:pPr>
              <w:pStyle w:val="TableCell"/>
            </w:pPr>
            <w:r>
              <w:rPr>
                <w:rFonts w:hint="eastAsia"/>
              </w:rPr>
              <w:t>Knock function code.</w:t>
            </w:r>
          </w:p>
        </w:tc>
      </w:tr>
    </w:tbl>
    <w:p w:rsidR="00B309F0" w:rsidRDefault="00B309F0" w:rsidP="00B309F0">
      <w:pPr>
        <w:pStyle w:val="Heading1"/>
      </w:pPr>
      <w:bookmarkStart w:id="169" w:name="_Toc456723883"/>
      <w:bookmarkStart w:id="170" w:name="_Toc460825930"/>
      <w:bookmarkStart w:id="171" w:name="_Toc461004893"/>
      <w:r>
        <w:rPr>
          <w:rFonts w:hint="eastAsia"/>
        </w:rPr>
        <w:lastRenderedPageBreak/>
        <w:t>Reference</w:t>
      </w:r>
      <w:r>
        <w:t>s</w:t>
      </w:r>
      <w:bookmarkEnd w:id="169"/>
      <w:bookmarkEnd w:id="170"/>
      <w:bookmarkEnd w:id="171"/>
    </w:p>
    <w:p w:rsidR="00B309F0" w:rsidRDefault="00B309F0" w:rsidP="00B309F0">
      <w:pPr>
        <w:pStyle w:val="Reference"/>
      </w:pPr>
      <w:r w:rsidRPr="00167A5A">
        <w:t>AP32343_Position_Minus_Time_Request_PMTR</w:t>
      </w:r>
    </w:p>
    <w:p w:rsidR="00B309F0" w:rsidRDefault="00B309F0" w:rsidP="00B309F0">
      <w:pPr>
        <w:pStyle w:val="Reference"/>
      </w:pPr>
      <w:r>
        <w:t>AP32222_DSADC_basics</w:t>
      </w:r>
    </w:p>
    <w:p w:rsidR="00B309F0" w:rsidRPr="007E4D5F" w:rsidRDefault="00B309F0" w:rsidP="00B309F0">
      <w:pPr>
        <w:pStyle w:val="Reference"/>
        <w:rPr>
          <w:rStyle w:val="Hyperlink"/>
          <w:color w:val="auto"/>
          <w:u w:val="none"/>
        </w:rPr>
      </w:pPr>
      <w:r w:rsidRPr="003D637C">
        <w:t>AP32015</w:t>
      </w:r>
      <w:r>
        <w:rPr>
          <w:rFonts w:hint="eastAsia"/>
        </w:rPr>
        <w:t>_</w:t>
      </w:r>
      <w:r w:rsidRPr="003D637C">
        <w:t xml:space="preserve"> </w:t>
      </w:r>
      <w:r>
        <w:t>Engine Knock detection using TC-1796</w:t>
      </w:r>
    </w:p>
    <w:p w:rsidR="00B309F0" w:rsidRDefault="00B309F0" w:rsidP="00B309F0">
      <w:pPr>
        <w:pStyle w:val="Reference"/>
      </w:pPr>
      <w:r w:rsidRPr="007E4D5F">
        <w:rPr>
          <w:rStyle w:val="Hyperlink"/>
        </w:rPr>
        <w:t>http://wolfcrow.com/blog/professor-samplers-notes-aliasing</w:t>
      </w:r>
    </w:p>
    <w:p w:rsidR="00B309F0" w:rsidRPr="007E4D5F" w:rsidRDefault="00FF131D" w:rsidP="00B309F0">
      <w:pPr>
        <w:pStyle w:val="Reference"/>
        <w:rPr>
          <w:rStyle w:val="Hyperlink"/>
          <w:color w:val="auto"/>
          <w:u w:val="none"/>
        </w:rPr>
      </w:pPr>
      <w:hyperlink r:id="rId46" w:history="1">
        <w:r w:rsidR="00B309F0" w:rsidRPr="00B4222B">
          <w:rPr>
            <w:rStyle w:val="Hyperlink"/>
          </w:rPr>
          <w:t>https://en.wikipedia.org/wiki/Nyquist%E2%80%93Shannon_sampling_theorem</w:t>
        </w:r>
      </w:hyperlink>
    </w:p>
    <w:p w:rsidR="00B309F0" w:rsidRDefault="00B309F0" w:rsidP="00B309F0">
      <w:pPr>
        <w:pStyle w:val="Attention"/>
      </w:pPr>
      <w:r>
        <w:br w:type="page"/>
      </w:r>
    </w:p>
    <w:p w:rsidR="00B309F0" w:rsidRDefault="00B309F0" w:rsidP="00B309F0">
      <w:pPr>
        <w:pStyle w:val="HeadingPreface"/>
      </w:pPr>
      <w:bookmarkStart w:id="172" w:name="_Toc460825931"/>
      <w:bookmarkStart w:id="173" w:name="_Toc461004894"/>
      <w:r w:rsidRPr="00352CA1">
        <w:lastRenderedPageBreak/>
        <w:t xml:space="preserve">Revision </w:t>
      </w:r>
      <w:r w:rsidR="008C428B">
        <w:t>h</w:t>
      </w:r>
      <w:r w:rsidRPr="00352CA1">
        <w:t>istory</w:t>
      </w:r>
      <w:bookmarkEnd w:id="172"/>
      <w:bookmarkEnd w:id="173"/>
    </w:p>
    <w:p w:rsidR="00B309F0" w:rsidRPr="000C4A1A" w:rsidRDefault="00B309F0" w:rsidP="00B309F0">
      <w:pPr>
        <w:pStyle w:val="Heading"/>
      </w:pPr>
      <w:r w:rsidRPr="000C4A1A">
        <w:t>Major changes since the last revision</w:t>
      </w:r>
    </w:p>
    <w:tbl>
      <w:tblP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985"/>
        <w:gridCol w:w="8221"/>
      </w:tblGrid>
      <w:tr w:rsidR="00B309F0" w:rsidRPr="000C4A1A" w:rsidTr="00E819E6">
        <w:trPr>
          <w:tblHeader/>
        </w:trPr>
        <w:tc>
          <w:tcPr>
            <w:tcW w:w="1985" w:type="dxa"/>
            <w:shd w:val="clear" w:color="auto" w:fill="auto"/>
          </w:tcPr>
          <w:p w:rsidR="00B309F0" w:rsidRPr="000C4A1A" w:rsidRDefault="00B309F0" w:rsidP="00B309F0">
            <w:pPr>
              <w:pStyle w:val="TableHead-l"/>
            </w:pPr>
            <w:r w:rsidRPr="000C4A1A">
              <w:t>Page or Reference</w:t>
            </w:r>
          </w:p>
        </w:tc>
        <w:tc>
          <w:tcPr>
            <w:tcW w:w="8221" w:type="dxa"/>
            <w:shd w:val="clear" w:color="auto" w:fill="auto"/>
          </w:tcPr>
          <w:p w:rsidR="00B309F0" w:rsidRPr="000C4A1A" w:rsidRDefault="00B309F0" w:rsidP="00B309F0">
            <w:pPr>
              <w:pStyle w:val="TableHead"/>
            </w:pPr>
            <w:r w:rsidRPr="000C4A1A">
              <w:t>Description of change</w:t>
            </w:r>
          </w:p>
        </w:tc>
      </w:tr>
      <w:tr w:rsidR="00B309F0" w:rsidRPr="000C4A1A" w:rsidTr="00E819E6">
        <w:tc>
          <w:tcPr>
            <w:tcW w:w="1985" w:type="dxa"/>
            <w:shd w:val="clear" w:color="auto" w:fill="auto"/>
          </w:tcPr>
          <w:p w:rsidR="00B309F0" w:rsidRPr="000C4A1A" w:rsidRDefault="00B309F0" w:rsidP="00B309F0">
            <w:pPr>
              <w:pStyle w:val="TableCell-l"/>
            </w:pPr>
            <w:r w:rsidRPr="00965D7D">
              <w:t>V1.0</w:t>
            </w:r>
          </w:p>
        </w:tc>
        <w:tc>
          <w:tcPr>
            <w:tcW w:w="8221" w:type="dxa"/>
            <w:shd w:val="clear" w:color="auto" w:fill="auto"/>
          </w:tcPr>
          <w:p w:rsidR="00B309F0" w:rsidRPr="000C4A1A" w:rsidRDefault="00B309F0" w:rsidP="00B309F0">
            <w:pPr>
              <w:pStyle w:val="TableCell"/>
            </w:pPr>
            <w:r w:rsidRPr="00965D7D">
              <w:t>First release</w:t>
            </w:r>
          </w:p>
        </w:tc>
      </w:tr>
      <w:tr w:rsidR="00B309F0" w:rsidRPr="000C4A1A" w:rsidTr="00E819E6">
        <w:tc>
          <w:tcPr>
            <w:tcW w:w="1985" w:type="dxa"/>
            <w:shd w:val="clear" w:color="auto" w:fill="auto"/>
          </w:tcPr>
          <w:p w:rsidR="00B309F0" w:rsidRPr="000C4A1A" w:rsidRDefault="00B309F0" w:rsidP="00B309F0">
            <w:pPr>
              <w:pStyle w:val="TableCell-l"/>
            </w:pPr>
          </w:p>
        </w:tc>
        <w:tc>
          <w:tcPr>
            <w:tcW w:w="8221" w:type="dxa"/>
            <w:shd w:val="clear" w:color="auto" w:fill="auto"/>
          </w:tcPr>
          <w:p w:rsidR="00B309F0" w:rsidRPr="000C4A1A" w:rsidRDefault="00B309F0" w:rsidP="00B309F0">
            <w:pPr>
              <w:pStyle w:val="TableCell"/>
            </w:pPr>
          </w:p>
        </w:tc>
      </w:tr>
      <w:tr w:rsidR="00B309F0" w:rsidRPr="000C4A1A" w:rsidTr="00E819E6">
        <w:tc>
          <w:tcPr>
            <w:tcW w:w="1985" w:type="dxa"/>
            <w:shd w:val="clear" w:color="auto" w:fill="auto"/>
          </w:tcPr>
          <w:p w:rsidR="00B309F0" w:rsidRPr="000C4A1A" w:rsidRDefault="00B309F0" w:rsidP="00B309F0">
            <w:pPr>
              <w:pStyle w:val="TableCell-l"/>
            </w:pPr>
          </w:p>
        </w:tc>
        <w:tc>
          <w:tcPr>
            <w:tcW w:w="8221" w:type="dxa"/>
            <w:shd w:val="clear" w:color="auto" w:fill="auto"/>
          </w:tcPr>
          <w:p w:rsidR="00B309F0" w:rsidRPr="000C4A1A" w:rsidRDefault="00B309F0" w:rsidP="00B309F0">
            <w:pPr>
              <w:pStyle w:val="TableCell"/>
            </w:pPr>
          </w:p>
        </w:tc>
      </w:tr>
    </w:tbl>
    <w:p w:rsidR="00B309F0" w:rsidRPr="000C4A1A" w:rsidRDefault="00B309F0" w:rsidP="00B309F0">
      <w:pPr>
        <w:pStyle w:val="LegalHeading"/>
        <w:rPr>
          <w:noProof/>
        </w:rPr>
      </w:pPr>
      <w:r>
        <w:rPr>
          <w:noProof/>
        </w:rPr>
        <w:t xml:space="preserve"> </w:t>
      </w:r>
    </w:p>
    <w:bookmarkEnd w:id="13"/>
    <w:bookmarkEnd w:id="14"/>
    <w:bookmarkEnd w:id="15"/>
    <w:bookmarkEnd w:id="16"/>
    <w:bookmarkEnd w:id="17"/>
    <w:p w:rsidR="000F4BF9" w:rsidRPr="00AF2E6F" w:rsidRDefault="000F4BF9" w:rsidP="00B309F0">
      <w:pPr>
        <w:pStyle w:val="FigureTitle"/>
        <w:sectPr w:rsidR="000F4BF9" w:rsidRPr="00AF2E6F" w:rsidSect="006B5FCF">
          <w:headerReference w:type="default" r:id="rId47"/>
          <w:footnotePr>
            <w:numRestart w:val="eachPage"/>
          </w:footnotePr>
          <w:type w:val="continuous"/>
          <w:pgSz w:w="11907" w:h="16840" w:code="9"/>
          <w:pgMar w:top="1953" w:right="850" w:bottom="851" w:left="851" w:header="285" w:footer="373" w:gutter="0"/>
          <w:cols w:space="720"/>
          <w:formProt w:val="0"/>
          <w:docGrid w:linePitch="299"/>
        </w:sectPr>
      </w:pPr>
    </w:p>
    <w:p w:rsidR="004168FE" w:rsidRPr="000C4A1A" w:rsidRDefault="00E424CA" w:rsidP="00B309F0">
      <w:pPr>
        <w:pStyle w:val="Body"/>
        <w:rPr>
          <w:noProof/>
        </w:rPr>
        <w:sectPr w:rsidR="004168FE" w:rsidRPr="000C4A1A" w:rsidSect="00BC5C0E">
          <w:headerReference w:type="even" r:id="rId48"/>
          <w:headerReference w:type="default" r:id="rId49"/>
          <w:footerReference w:type="default" r:id="rId50"/>
          <w:footnotePr>
            <w:numRestart w:val="eachPage"/>
          </w:footnotePr>
          <w:pgSz w:w="11907" w:h="16840" w:code="9"/>
          <w:pgMar w:top="-4327" w:right="964" w:bottom="4962" w:left="851" w:header="0" w:footer="6576" w:gutter="0"/>
          <w:cols w:space="720"/>
          <w:formProt w:val="0"/>
          <w:vAlign w:val="bottom"/>
        </w:sectPr>
      </w:pPr>
      <w:r>
        <w:rPr>
          <w:noProof/>
        </w:rPr>
        <w:lastRenderedPageBreak/>
        <w:t xml:space="preserve"> </w:t>
      </w:r>
    </w:p>
    <w:p w:rsidR="004168FE" w:rsidRPr="000C4A1A" w:rsidRDefault="004168FE" w:rsidP="00B309F0">
      <w:pPr>
        <w:pStyle w:val="LegalHeading"/>
        <w:rPr>
          <w:noProof/>
        </w:rPr>
      </w:pPr>
    </w:p>
    <w:sectPr w:rsidR="004168FE" w:rsidRPr="000C4A1A" w:rsidSect="00BC5C0E">
      <w:footnotePr>
        <w:numRestart w:val="eachPage"/>
      </w:footnotePr>
      <w:type w:val="continuous"/>
      <w:pgSz w:w="11907" w:h="16840" w:code="9"/>
      <w:pgMar w:top="-4326" w:right="964" w:bottom="6095" w:left="851" w:header="0" w:footer="6576" w:gutter="0"/>
      <w:cols w:space="720"/>
      <w:formProt w:val="0"/>
      <w:vAlign w:val="bottom"/>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EA4" w:rsidRDefault="00187EA4">
      <w:r>
        <w:separator/>
      </w:r>
    </w:p>
  </w:endnote>
  <w:endnote w:type="continuationSeparator" w:id="0">
    <w:p w:rsidR="00187EA4" w:rsidRDefault="00187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ource Sans Pro">
    <w:altName w:val="Cambria Math"/>
    <w:charset w:val="00"/>
    <w:family w:val="swiss"/>
    <w:pitch w:val="variable"/>
    <w:sig w:usb0="00000001" w:usb1="02000001"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ourier">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ource Sans Pro Semibold">
    <w:altName w:val="Cambria Math"/>
    <w:charset w:val="00"/>
    <w:family w:val="swiss"/>
    <w:pitch w:val="variable"/>
    <w:sig w:usb0="00000001" w:usb1="02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Default="00FF131D" w:rsidP="004D6C7B">
    <w:pPr>
      <w:pStyle w:val="Footer"/>
    </w:pPr>
    <w:fldSimple w:instr=" DOCPROPERTY  Doc_Type  \* MERGEFORMAT ">
      <w:r>
        <w:t>Application Note</w:t>
      </w:r>
    </w:fldSimple>
    <w:r w:rsidRPr="00BF5F1A">
      <w:tab/>
    </w:r>
    <w:r w:rsidRPr="00BF5F1A">
      <w:fldChar w:fldCharType="begin"/>
    </w:r>
    <w:r w:rsidRPr="00BF5F1A">
      <w:instrText xml:space="preserve"> PAGE </w:instrText>
    </w:r>
    <w:r w:rsidRPr="00BF5F1A">
      <w:fldChar w:fldCharType="separate"/>
    </w:r>
    <w:r w:rsidR="00A1075A">
      <w:rPr>
        <w:noProof/>
      </w:rPr>
      <w:t>22</w:t>
    </w:r>
    <w:r w:rsidRPr="00BF5F1A">
      <w:fldChar w:fldCharType="end"/>
    </w:r>
    <w:r w:rsidRPr="00BF5F1A">
      <w:tab/>
    </w:r>
    <w:fldSimple w:instr=" DOCPROPERTY  Doc_State  \* MERGEFORMAT ">
      <w:r>
        <w:t>V1.0</w:t>
      </w:r>
    </w:fldSimple>
    <w:r w:rsidRPr="006C7017">
      <w:t xml:space="preserve"> </w:t>
    </w:r>
  </w:p>
  <w:p w:rsidR="00FF131D" w:rsidRPr="00BF5F1A" w:rsidRDefault="00FF131D" w:rsidP="004D6C7B">
    <w:pPr>
      <w:pStyle w:val="Footer"/>
    </w:pPr>
    <w:r>
      <w:tab/>
    </w:r>
    <w:r>
      <w:tab/>
    </w:r>
    <w:fldSimple w:instr=" DOCPROPERTY  Doc_IssueDate  \* MERGEFORMAT ">
      <w:r>
        <w:t>2016-09-05</w:t>
      </w:r>
    </w:fldSimple>
    <w:r w:rsidRPr="006C7017">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Default="00FF131D" w:rsidP="008C37B0">
    <w:pPr>
      <w:pStyle w:val="Footer"/>
    </w:pPr>
    <w:fldSimple w:instr=" DOCPROPERTY  Doc_Type  \* MERGEFORMAT ">
      <w:r>
        <w:t>Application Note</w:t>
      </w:r>
    </w:fldSimple>
    <w:r w:rsidRPr="006C7017">
      <w:tab/>
    </w:r>
    <w:hyperlink w:anchor="ImportantNotice" w:history="1">
      <w:r w:rsidRPr="008C37B0">
        <w:rPr>
          <w:rStyle w:val="LegalCoverReadMe"/>
        </w:rPr>
        <w:t>Please read the Important Notice and Warnings at the end of this document</w:t>
      </w:r>
    </w:hyperlink>
    <w:r w:rsidRPr="00FC66B0">
      <w:tab/>
    </w:r>
    <w:fldSimple w:instr=" DOCPROPERTY  Doc_State  \* MERGEFORMAT ">
      <w:r>
        <w:t>V1.0</w:t>
      </w:r>
    </w:fldSimple>
  </w:p>
  <w:p w:rsidR="00FF131D" w:rsidRPr="006C7017" w:rsidRDefault="00FF131D" w:rsidP="004D6C7B">
    <w:pPr>
      <w:pStyle w:val="Footer"/>
    </w:pPr>
    <w:r w:rsidRPr="00F00A47">
      <w:rPr>
        <w:rStyle w:val="CoverURLChar"/>
        <w:sz w:val="22"/>
        <w:szCs w:val="22"/>
      </w:rPr>
      <w:fldChar w:fldCharType="begin"/>
    </w:r>
    <w:r w:rsidRPr="00F00A47">
      <w:rPr>
        <w:rStyle w:val="CoverURLChar"/>
        <w:sz w:val="22"/>
        <w:szCs w:val="22"/>
      </w:rPr>
      <w:instrText xml:space="preserve"> DOCPROPERTY URL  \* MERGEFORMAT </w:instrText>
    </w:r>
    <w:r w:rsidRPr="00F00A47">
      <w:rPr>
        <w:rStyle w:val="CoverURLChar"/>
        <w:sz w:val="22"/>
        <w:szCs w:val="22"/>
      </w:rPr>
      <w:fldChar w:fldCharType="separate"/>
    </w:r>
    <w:r>
      <w:rPr>
        <w:rStyle w:val="CoverURLChar"/>
        <w:sz w:val="22"/>
        <w:szCs w:val="22"/>
      </w:rPr>
      <w:t>www.infineon.com</w:t>
    </w:r>
    <w:r w:rsidRPr="00F00A47">
      <w:rPr>
        <w:rStyle w:val="CoverURLChar"/>
        <w:sz w:val="22"/>
        <w:szCs w:val="22"/>
      </w:rPr>
      <w:fldChar w:fldCharType="end"/>
    </w:r>
    <w:r w:rsidRPr="006C7017">
      <w:tab/>
    </w:r>
    <w:r>
      <w:tab/>
    </w:r>
    <w:fldSimple w:instr=" DOCPROPERTY  Doc_IssueDate  \* MERGEFORMAT ">
      <w:r>
        <w:t>2016-09-05</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Default="00FF131D" w:rsidP="004D6C7B">
    <w:pPr>
      <w:pStyle w:val="Footer"/>
    </w:pPr>
    <w:r>
      <w:rPr>
        <w:noProof/>
        <w:lang w:eastAsia="ko-KR"/>
      </w:rPr>
      <mc:AlternateContent>
        <mc:Choice Requires="wps">
          <w:drawing>
            <wp:anchor distT="0" distB="0" distL="114300" distR="114300" simplePos="0" relativeHeight="251654144" behindDoc="0" locked="1" layoutInCell="1" allowOverlap="1" wp14:anchorId="3755AD1A" wp14:editId="6CDEA0F9">
              <wp:simplePos x="0" y="0"/>
              <wp:positionH relativeFrom="page">
                <wp:posOffset>514350</wp:posOffset>
              </wp:positionH>
              <wp:positionV relativeFrom="page">
                <wp:posOffset>7458075</wp:posOffset>
              </wp:positionV>
              <wp:extent cx="1752600" cy="2219325"/>
              <wp:effectExtent l="0" t="0" r="0" b="9525"/>
              <wp:wrapNone/>
              <wp:docPr id="8"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Default="00FF131D" w:rsidP="00A379A9">
                          <w:pPr>
                            <w:pStyle w:val="LegalHeading"/>
                            <w:rPr>
                              <w:noProof/>
                            </w:rPr>
                          </w:pPr>
                          <w:r w:rsidRPr="000C4A1A">
                            <w:rPr>
                              <w:noProof/>
                            </w:rPr>
                            <w:t xml:space="preserve">Edition </w:t>
                          </w:r>
                          <w:r w:rsidRPr="000C4A1A">
                            <w:rPr>
                              <w:noProof/>
                            </w:rPr>
                            <w:fldChar w:fldCharType="begin"/>
                          </w:r>
                          <w:r w:rsidRPr="000C4A1A">
                            <w:rPr>
                              <w:noProof/>
                            </w:rPr>
                            <w:instrText xml:space="preserve"> DOCPROPERTY  Doc_IssueDate  \* MERGEFORMAT </w:instrText>
                          </w:r>
                          <w:r w:rsidRPr="000C4A1A">
                            <w:rPr>
                              <w:noProof/>
                            </w:rPr>
                            <w:fldChar w:fldCharType="separate"/>
                          </w:r>
                          <w:r>
                            <w:rPr>
                              <w:noProof/>
                            </w:rPr>
                            <w:t>2016-09-05</w:t>
                          </w:r>
                          <w:r w:rsidRPr="000C4A1A">
                            <w:rPr>
                              <w:noProof/>
                            </w:rPr>
                            <w:fldChar w:fldCharType="end"/>
                          </w:r>
                        </w:p>
                        <w:tbl>
                          <w:tblPr>
                            <w:tblW w:w="10314" w:type="dxa"/>
                            <w:tblLook w:val="01E0" w:firstRow="1" w:lastRow="1" w:firstColumn="1" w:lastColumn="1" w:noHBand="0" w:noVBand="0"/>
                          </w:tblPr>
                          <w:tblGrid>
                            <w:gridCol w:w="2943"/>
                            <w:gridCol w:w="3544"/>
                            <w:gridCol w:w="3827"/>
                          </w:tblGrid>
                          <w:tr w:rsidR="00FF131D" w:rsidRPr="006B63E0" w:rsidTr="00B64495">
                            <w:trPr>
                              <w:trHeight w:val="3256"/>
                            </w:trPr>
                            <w:tc>
                              <w:tcPr>
                                <w:tcW w:w="2943" w:type="dxa"/>
                                <w:shd w:val="clear" w:color="auto" w:fill="auto"/>
                              </w:tcPr>
                              <w:p w:rsidR="00FF131D" w:rsidRPr="009E7BA4" w:rsidRDefault="00FF131D" w:rsidP="003C5BB5">
                                <w:pPr>
                                  <w:pStyle w:val="LegalHeading"/>
                                  <w:rPr>
                                    <w:noProof/>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0C4A1A">
                                  <w:rPr>
                                    <w:noProof/>
                                  </w:rPr>
                                  <w:fldChar w:fldCharType="begin"/>
                                </w:r>
                                <w:r>
                                  <w:rPr>
                                    <w:noProof/>
                                  </w:rPr>
                                  <w:instrText xml:space="preserve"> DOCPROPERTY  Doc_Number</w:instrText>
                                </w:r>
                                <w:r w:rsidRPr="000C4A1A">
                                  <w:rPr>
                                    <w:noProof/>
                                  </w:rPr>
                                  <w:instrText xml:space="preserve">  \* MERGEFORMAT </w:instrText>
                                </w:r>
                                <w:r w:rsidRPr="000C4A1A">
                                  <w:rPr>
                                    <w:noProof/>
                                  </w:rPr>
                                  <w:fldChar w:fldCharType="separate"/>
                                </w:r>
                                <w:r>
                                  <w:rPr>
                                    <w:noProof/>
                                  </w:rPr>
                                  <w:t>AP32348</w:t>
                                </w:r>
                                <w:r w:rsidRPr="000C4A1A">
                                  <w:rPr>
                                    <w:noProof/>
                                  </w:rPr>
                                  <w:fldChar w:fldCharType="end"/>
                                </w:r>
                              </w:p>
                            </w:tc>
                            <w:tc>
                              <w:tcPr>
                                <w:tcW w:w="3544" w:type="dxa"/>
                                <w:shd w:val="clear" w:color="auto" w:fill="auto"/>
                              </w:tcPr>
                              <w:p w:rsidR="00FF131D" w:rsidRPr="000C4A1A" w:rsidRDefault="00FF131D" w:rsidP="00417C75">
                                <w:pPr>
                                  <w:pStyle w:val="LegalText"/>
                                  <w:rPr>
                                    <w:noProof/>
                                    <w:szCs w:val="16"/>
                                  </w:rPr>
                                </w:pPr>
                              </w:p>
                            </w:tc>
                            <w:tc>
                              <w:tcPr>
                                <w:tcW w:w="3827" w:type="dxa"/>
                                <w:shd w:val="clear" w:color="auto" w:fill="auto"/>
                              </w:tcPr>
                              <w:p w:rsidR="00FF131D" w:rsidRPr="000C4A1A" w:rsidRDefault="00FF131D" w:rsidP="00417C75">
                                <w:pPr>
                                  <w:pStyle w:val="LegalText"/>
                                  <w:rPr>
                                    <w:noProof/>
                                    <w:snapToGrid w:val="0"/>
                                    <w:szCs w:val="16"/>
                                  </w:rPr>
                                </w:pPr>
                              </w:p>
                            </w:tc>
                          </w:tr>
                          <w:tr w:rsidR="00FF131D" w:rsidRPr="006B63E0" w:rsidTr="00B64495">
                            <w:trPr>
                              <w:trHeight w:val="80"/>
                            </w:trPr>
                            <w:tc>
                              <w:tcPr>
                                <w:tcW w:w="2943" w:type="dxa"/>
                                <w:shd w:val="clear" w:color="auto" w:fill="auto"/>
                              </w:tcPr>
                              <w:p w:rsidR="00FF131D" w:rsidRDefault="00FF131D" w:rsidP="00417C75">
                                <w:pPr>
                                  <w:pStyle w:val="LegalText"/>
                                </w:pPr>
                              </w:p>
                            </w:tc>
                            <w:tc>
                              <w:tcPr>
                                <w:tcW w:w="3544" w:type="dxa"/>
                                <w:shd w:val="clear" w:color="auto" w:fill="auto"/>
                              </w:tcPr>
                              <w:p w:rsidR="00FF131D" w:rsidRDefault="00FF131D" w:rsidP="00417C75">
                                <w:pPr>
                                  <w:pStyle w:val="LegalText"/>
                                </w:pPr>
                              </w:p>
                            </w:tc>
                            <w:tc>
                              <w:tcPr>
                                <w:tcW w:w="3827" w:type="dxa"/>
                                <w:shd w:val="clear" w:color="auto" w:fill="auto"/>
                              </w:tcPr>
                              <w:p w:rsidR="00FF131D" w:rsidRDefault="00FF131D" w:rsidP="00417C75">
                                <w:pPr>
                                  <w:pStyle w:val="LegalText"/>
                                </w:pPr>
                              </w:p>
                            </w:tc>
                          </w:tr>
                        </w:tbl>
                        <w:p w:rsidR="00FF131D" w:rsidRPr="00B64495" w:rsidRDefault="00FF131D" w:rsidP="00A379A9">
                          <w:pPr>
                            <w:pStyle w:val="LegalTex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1" o:spid="_x0000_s1038" type="#_x0000_t202" style="position:absolute;margin-left:40.5pt;margin-top:587.25pt;width:138pt;height:174.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" filled="f" stroked="f" strokeweight="0">
              <v:textbox inset="0,0,0,0">
                <w:txbxContent>
                  <w:p w:rsidR="00FF131D" w:rsidRDefault="00FF131D" w:rsidP="00A379A9">
                    <w:pPr>
                      <w:pStyle w:val="LegalHeading"/>
                      <w:rPr>
                        <w:noProof/>
                      </w:rPr>
                    </w:pPr>
                    <w:r w:rsidRPr="000C4A1A">
                      <w:rPr>
                        <w:noProof/>
                      </w:rPr>
                      <w:t xml:space="preserve">Edition </w:t>
                    </w:r>
                    <w:r w:rsidRPr="000C4A1A">
                      <w:rPr>
                        <w:noProof/>
                      </w:rPr>
                      <w:fldChar w:fldCharType="begin"/>
                    </w:r>
                    <w:r w:rsidRPr="000C4A1A">
                      <w:rPr>
                        <w:noProof/>
                      </w:rPr>
                      <w:instrText xml:space="preserve"> DOCPROPERTY  Doc_IssueDate  \* MERGEFORMAT </w:instrText>
                    </w:r>
                    <w:r w:rsidRPr="000C4A1A">
                      <w:rPr>
                        <w:noProof/>
                      </w:rPr>
                      <w:fldChar w:fldCharType="separate"/>
                    </w:r>
                    <w:r>
                      <w:rPr>
                        <w:noProof/>
                      </w:rPr>
                      <w:t>2016-09-05</w:t>
                    </w:r>
                    <w:r w:rsidRPr="000C4A1A">
                      <w:rPr>
                        <w:noProof/>
                      </w:rPr>
                      <w:fldChar w:fldCharType="end"/>
                    </w:r>
                  </w:p>
                  <w:tbl>
                    <w:tblPr>
                      <w:tblW w:w="10314" w:type="dxa"/>
                      <w:tblLook w:val="01E0" w:firstRow="1" w:lastRow="1" w:firstColumn="1" w:lastColumn="1" w:noHBand="0" w:noVBand="0"/>
                    </w:tblPr>
                    <w:tblGrid>
                      <w:gridCol w:w="2943"/>
                      <w:gridCol w:w="3544"/>
                      <w:gridCol w:w="3827"/>
                    </w:tblGrid>
                    <w:tr w:rsidR="00FF131D" w:rsidRPr="006B63E0" w:rsidTr="00B64495">
                      <w:trPr>
                        <w:trHeight w:val="3256"/>
                      </w:trPr>
                      <w:tc>
                        <w:tcPr>
                          <w:tcW w:w="2943" w:type="dxa"/>
                          <w:shd w:val="clear" w:color="auto" w:fill="auto"/>
                        </w:tcPr>
                        <w:p w:rsidR="00FF131D" w:rsidRPr="009E7BA4" w:rsidRDefault="00FF131D" w:rsidP="003C5BB5">
                          <w:pPr>
                            <w:pStyle w:val="LegalHeading"/>
                            <w:rPr>
                              <w:noProof/>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0C4A1A">
                            <w:rPr>
                              <w:noProof/>
                            </w:rPr>
                            <w:fldChar w:fldCharType="begin"/>
                          </w:r>
                          <w:r>
                            <w:rPr>
                              <w:noProof/>
                            </w:rPr>
                            <w:instrText xml:space="preserve"> DOCPROPERTY  Doc_Number</w:instrText>
                          </w:r>
                          <w:r w:rsidRPr="000C4A1A">
                            <w:rPr>
                              <w:noProof/>
                            </w:rPr>
                            <w:instrText xml:space="preserve">  \* MERGEFORMAT </w:instrText>
                          </w:r>
                          <w:r w:rsidRPr="000C4A1A">
                            <w:rPr>
                              <w:noProof/>
                            </w:rPr>
                            <w:fldChar w:fldCharType="separate"/>
                          </w:r>
                          <w:r>
                            <w:rPr>
                              <w:noProof/>
                            </w:rPr>
                            <w:t>AP32348</w:t>
                          </w:r>
                          <w:r w:rsidRPr="000C4A1A">
                            <w:rPr>
                              <w:noProof/>
                            </w:rPr>
                            <w:fldChar w:fldCharType="end"/>
                          </w:r>
                        </w:p>
                      </w:tc>
                      <w:tc>
                        <w:tcPr>
                          <w:tcW w:w="3544" w:type="dxa"/>
                          <w:shd w:val="clear" w:color="auto" w:fill="auto"/>
                        </w:tcPr>
                        <w:p w:rsidR="00FF131D" w:rsidRPr="000C4A1A" w:rsidRDefault="00FF131D" w:rsidP="00417C75">
                          <w:pPr>
                            <w:pStyle w:val="LegalText"/>
                            <w:rPr>
                              <w:noProof/>
                              <w:szCs w:val="16"/>
                            </w:rPr>
                          </w:pPr>
                        </w:p>
                      </w:tc>
                      <w:tc>
                        <w:tcPr>
                          <w:tcW w:w="3827" w:type="dxa"/>
                          <w:shd w:val="clear" w:color="auto" w:fill="auto"/>
                        </w:tcPr>
                        <w:p w:rsidR="00FF131D" w:rsidRPr="000C4A1A" w:rsidRDefault="00FF131D" w:rsidP="00417C75">
                          <w:pPr>
                            <w:pStyle w:val="LegalText"/>
                            <w:rPr>
                              <w:noProof/>
                              <w:snapToGrid w:val="0"/>
                              <w:szCs w:val="16"/>
                            </w:rPr>
                          </w:pPr>
                        </w:p>
                      </w:tc>
                    </w:tr>
                    <w:tr w:rsidR="00FF131D" w:rsidRPr="006B63E0" w:rsidTr="00B64495">
                      <w:trPr>
                        <w:trHeight w:val="80"/>
                      </w:trPr>
                      <w:tc>
                        <w:tcPr>
                          <w:tcW w:w="2943" w:type="dxa"/>
                          <w:shd w:val="clear" w:color="auto" w:fill="auto"/>
                        </w:tcPr>
                        <w:p w:rsidR="00FF131D" w:rsidRDefault="00FF131D" w:rsidP="00417C75">
                          <w:pPr>
                            <w:pStyle w:val="LegalText"/>
                          </w:pPr>
                        </w:p>
                      </w:tc>
                      <w:tc>
                        <w:tcPr>
                          <w:tcW w:w="3544" w:type="dxa"/>
                          <w:shd w:val="clear" w:color="auto" w:fill="auto"/>
                        </w:tcPr>
                        <w:p w:rsidR="00FF131D" w:rsidRDefault="00FF131D" w:rsidP="00417C75">
                          <w:pPr>
                            <w:pStyle w:val="LegalText"/>
                          </w:pPr>
                        </w:p>
                      </w:tc>
                      <w:tc>
                        <w:tcPr>
                          <w:tcW w:w="3827" w:type="dxa"/>
                          <w:shd w:val="clear" w:color="auto" w:fill="auto"/>
                        </w:tcPr>
                        <w:p w:rsidR="00FF131D" w:rsidRDefault="00FF131D" w:rsidP="00417C75">
                          <w:pPr>
                            <w:pStyle w:val="LegalText"/>
                          </w:pPr>
                        </w:p>
                      </w:tc>
                    </w:tr>
                  </w:tbl>
                  <w:p w:rsidR="00FF131D" w:rsidRPr="00B64495" w:rsidRDefault="00FF131D" w:rsidP="00A379A9">
                    <w:pPr>
                      <w:pStyle w:val="LegalText"/>
                      <w:rPr>
                        <w:lang w:val="en-GB"/>
                      </w:rPr>
                    </w:pPr>
                  </w:p>
                </w:txbxContent>
              </v:textbox>
              <w10:wrap anchorx="page" anchory="page"/>
              <w10:anchorlock/>
            </v:shape>
          </w:pict>
        </mc:Fallback>
      </mc:AlternateContent>
    </w:r>
  </w:p>
  <w:p w:rsidR="00FF131D" w:rsidRDefault="00FF131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45.75pt;margin-top:62.5pt;width:602.45pt;height:287.2pt;z-index:-251644928;mso-position-horizontal-relative:text;mso-position-vertical-relative:text">
          <v:imagedata r:id="rId1" o:title=""/>
        </v:shape>
        <o:OLEObject Type="Embed" ProgID="Visio.Drawing.15" ShapeID="_x0000_s2051" DrawAspect="Content" ObjectID="_1536406265" r:id="rId2"/>
      </w:pict>
    </w:r>
    <w:r>
      <w:rPr>
        <w:noProof/>
        <w:lang w:eastAsia="ko-KR"/>
      </w:rPr>
      <mc:AlternateContent>
        <mc:Choice Requires="wps">
          <w:drawing>
            <wp:anchor distT="0" distB="0" distL="114300" distR="114300" simplePos="0" relativeHeight="251657216" behindDoc="0" locked="1" layoutInCell="1" allowOverlap="1" wp14:anchorId="33D26B31" wp14:editId="2A66FE82">
              <wp:simplePos x="0" y="0"/>
              <wp:positionH relativeFrom="page">
                <wp:posOffset>508000</wp:posOffset>
              </wp:positionH>
              <wp:positionV relativeFrom="page">
                <wp:posOffset>7310755</wp:posOffset>
              </wp:positionV>
              <wp:extent cx="6495415" cy="3162300"/>
              <wp:effectExtent l="0" t="0" r="635" b="0"/>
              <wp:wrapNone/>
              <wp:docPr id="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tbl>
                          <w:tblPr>
                            <w:tblW w:w="10375" w:type="dxa"/>
                            <w:tblLayout w:type="fixed"/>
                            <w:tblLook w:val="01E0" w:firstRow="1" w:lastRow="1" w:firstColumn="1" w:lastColumn="1" w:noHBand="0" w:noVBand="0"/>
                          </w:tblPr>
                          <w:tblGrid>
                            <w:gridCol w:w="3005"/>
                            <w:gridCol w:w="3685"/>
                            <w:gridCol w:w="3685"/>
                          </w:tblGrid>
                          <w:tr w:rsidR="00FF131D" w:rsidRPr="006B63E0" w:rsidTr="00A42000">
                            <w:trPr>
                              <w:trHeight w:val="1191"/>
                            </w:trPr>
                            <w:tc>
                              <w:tcPr>
                                <w:tcW w:w="3005" w:type="dxa"/>
                                <w:shd w:val="clear" w:color="auto" w:fill="auto"/>
                              </w:tcPr>
                              <w:p w:rsidR="00FF131D" w:rsidRDefault="00FF131D" w:rsidP="00AA3B9B">
                                <w:pPr>
                                  <w:pStyle w:val="AnchorLine"/>
                                  <w:rPr>
                                    <w:noProof/>
                                  </w:rPr>
                                </w:pPr>
                              </w:p>
                              <w:p w:rsidR="00FF131D" w:rsidRDefault="00FF131D" w:rsidP="00B64495">
                                <w:pPr>
                                  <w:pStyle w:val="LegalHeading"/>
                                  <w:rPr>
                                    <w:noProof/>
                                  </w:rPr>
                                </w:pPr>
                              </w:p>
                              <w:p w:rsidR="00FF131D" w:rsidRPr="000C4A1A" w:rsidRDefault="00FF131D" w:rsidP="00B64495">
                                <w:pPr>
                                  <w:pStyle w:val="LegalHeading"/>
                                  <w:rPr>
                                    <w:noProof/>
                                  </w:rPr>
                                </w:pPr>
                                <w:r w:rsidRPr="000C4A1A">
                                  <w:rPr>
                                    <w:noProof/>
                                  </w:rPr>
                                  <w:t>Published by</w:t>
                                </w:r>
                              </w:p>
                              <w:p w:rsidR="00FF131D" w:rsidRPr="000C4A1A" w:rsidRDefault="00FF131D" w:rsidP="00B64495">
                                <w:pPr>
                                  <w:pStyle w:val="LegalHeading"/>
                                  <w:rPr>
                                    <w:noProof/>
                                  </w:rPr>
                                </w:pPr>
                                <w:r w:rsidRPr="000C4A1A">
                                  <w:rPr>
                                    <w:noProof/>
                                  </w:rPr>
                                  <w:t>Infineon Technologies AG</w:t>
                                </w:r>
                              </w:p>
                              <w:p w:rsidR="00FF131D" w:rsidRPr="000C4A1A" w:rsidRDefault="00FF131D" w:rsidP="00B64495">
                                <w:pPr>
                                  <w:pStyle w:val="LegalHeading"/>
                                  <w:rPr>
                                    <w:noProof/>
                                  </w:rPr>
                                </w:pPr>
                                <w:r>
                                  <w:rPr>
                                    <w:noProof/>
                                  </w:rPr>
                                  <w:t xml:space="preserve">81726 </w:t>
                                </w:r>
                                <w:r w:rsidRPr="00A42000">
                                  <w:rPr>
                                    <w:rFonts w:cs="Arial,Bold"/>
                                    <w:bCs/>
                                    <w:color w:val="000000"/>
                                    <w:szCs w:val="16"/>
                                  </w:rPr>
                                  <w:t>M</w:t>
                                </w:r>
                                <w:r>
                                  <w:rPr>
                                    <w:rFonts w:cs="Arial,Bold"/>
                                    <w:bCs/>
                                    <w:color w:val="000000"/>
                                    <w:szCs w:val="16"/>
                                  </w:rPr>
                                  <w:t>unich</w:t>
                                </w:r>
                                <w:r w:rsidRPr="000C4A1A">
                                  <w:rPr>
                                    <w:noProof/>
                                  </w:rPr>
                                  <w:t>, Germany</w:t>
                                </w:r>
                              </w:p>
                              <w:p w:rsidR="00FF131D" w:rsidRPr="000C4A1A" w:rsidRDefault="00FF131D" w:rsidP="00B64495">
                                <w:pPr>
                                  <w:pStyle w:val="LegalHeading"/>
                                  <w:rPr>
                                    <w:noProof/>
                                  </w:rPr>
                                </w:pPr>
                              </w:p>
                              <w:p w:rsidR="00FF131D" w:rsidRPr="000C4A1A" w:rsidRDefault="00FF131D" w:rsidP="00B64495">
                                <w:pPr>
                                  <w:pStyle w:val="LegalHeading"/>
                                  <w:rPr>
                                    <w:noProof/>
                                  </w:rPr>
                                </w:pPr>
                                <w:r w:rsidRPr="000C4A1A">
                                  <w:rPr>
                                    <w:noProof/>
                                  </w:rPr>
                                  <w:t xml:space="preserve">© </w:t>
                                </w:r>
                                <w:r w:rsidRPr="000C4A1A">
                                  <w:rPr>
                                    <w:noProof/>
                                  </w:rPr>
                                  <w:fldChar w:fldCharType="begin"/>
                                </w:r>
                                <w:r w:rsidRPr="000C4A1A">
                                  <w:rPr>
                                    <w:noProof/>
                                  </w:rPr>
                                  <w:instrText xml:space="preserve"> DATE  \@ "yyyy"  \* MERGEFORMAT </w:instrText>
                                </w:r>
                                <w:r w:rsidRPr="000C4A1A">
                                  <w:rPr>
                                    <w:noProof/>
                                  </w:rPr>
                                  <w:fldChar w:fldCharType="separate"/>
                                </w:r>
                                <w:r>
                                  <w:rPr>
                                    <w:noProof/>
                                  </w:rPr>
                                  <w:t>2016</w:t>
                                </w:r>
                                <w:r w:rsidRPr="000C4A1A">
                                  <w:rPr>
                                    <w:noProof/>
                                  </w:rPr>
                                  <w:fldChar w:fldCharType="end"/>
                                </w:r>
                                <w:r w:rsidRPr="000C4A1A">
                                  <w:rPr>
                                    <w:noProof/>
                                  </w:rPr>
                                  <w:t xml:space="preserve"> Infineon Technologies AG.</w:t>
                                </w:r>
                                <w:r w:rsidRPr="000C4A1A">
                                  <w:rPr>
                                    <w:noProof/>
                                  </w:rPr>
                                  <w:br/>
                                  <w:t>All Rights Reserved.</w:t>
                                </w:r>
                              </w:p>
                              <w:p w:rsidR="00FF131D" w:rsidRPr="000C4A1A" w:rsidRDefault="00FF131D" w:rsidP="00417C75">
                                <w:pPr>
                                  <w:pStyle w:val="LegalText"/>
                                  <w:rPr>
                                    <w:noProof/>
                                    <w:szCs w:val="16"/>
                                  </w:rPr>
                                </w:pPr>
                              </w:p>
                              <w:p w:rsidR="00FF131D" w:rsidRDefault="00FF131D" w:rsidP="004E02FF">
                                <w:pPr>
                                  <w:pStyle w:val="LegalHeading"/>
                                  <w:rPr>
                                    <w:noProof/>
                                  </w:rPr>
                                </w:pPr>
                                <w:r w:rsidRPr="000C4A1A">
                                  <w:rPr>
                                    <w:noProof/>
                                  </w:rPr>
                                  <w:t>Do you have a question about this document?</w:t>
                                </w:r>
                              </w:p>
                              <w:p w:rsidR="00FF131D" w:rsidRPr="00A42000" w:rsidRDefault="00FF131D" w:rsidP="00B64495">
                                <w:pPr>
                                  <w:pStyle w:val="LegalHeading"/>
                                  <w:rPr>
                                    <w:color w:val="0000FF"/>
                                  </w:rPr>
                                </w:pPr>
                                <w:r w:rsidRPr="004E02FF">
                                  <w:t xml:space="preserve">Email: </w:t>
                                </w:r>
                                <w:hyperlink r:id="rId3" w:history="1">
                                  <w:r w:rsidRPr="004E02FF">
                                    <w:rPr>
                                      <w:rStyle w:val="Hypertext"/>
                                      <w:b/>
                                    </w:rPr>
                                    <w:t>erratum@infineon.com</w:t>
                                  </w:r>
                                </w:hyperlink>
                              </w:p>
                              <w:p w:rsidR="00FF131D" w:rsidRPr="00256C2B" w:rsidRDefault="00FF131D" w:rsidP="00256C2B">
                                <w:pPr>
                                  <w:pStyle w:val="LegalHeading"/>
                                  <w:rPr>
                                    <w:noProof/>
                                  </w:rPr>
                                </w:pPr>
                                <w:r>
                                  <w:rPr>
                                    <w:noProof/>
                                  </w:rPr>
                                  <w:br/>
                                </w:r>
                                <w:r w:rsidRPr="000C4A1A">
                                  <w:rPr>
                                    <w:noProof/>
                                  </w:rPr>
                                  <w:t xml:space="preserve">Document reference </w:t>
                                </w:r>
                              </w:p>
                            </w:tc>
                            <w:tc>
                              <w:tcPr>
                                <w:tcW w:w="3685" w:type="dxa"/>
                                <w:shd w:val="clear" w:color="auto" w:fill="auto"/>
                              </w:tcPr>
                              <w:p w:rsidR="00FF131D" w:rsidRPr="00256C2B" w:rsidRDefault="00FF131D" w:rsidP="00256C2B">
                                <w:pPr>
                                  <w:pStyle w:val="LegalHeading"/>
                                  <w:rPr>
                                    <w:noProof/>
                                    <w:snapToGrid w:val="0"/>
                                  </w:rPr>
                                </w:pPr>
                                <w:r>
                                  <w:rPr>
                                    <w:noProof/>
                                    <w:snapToGrid w:val="0"/>
                                  </w:rPr>
                                  <w:t>IMPORTANT NOTICE</w:t>
                                </w:r>
                                <w:bookmarkStart w:id="174" w:name="ImportantNotice"/>
                                <w:bookmarkEnd w:id="174"/>
                              </w:p>
                              <w:p w:rsidR="00FF131D" w:rsidRPr="00873FD1" w:rsidRDefault="00FF131D" w:rsidP="00873FD1">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p w:rsidR="00FF131D" w:rsidRDefault="00FF131D" w:rsidP="00E819E6">
                                <w:pPr>
                                  <w:pStyle w:val="LegalText"/>
                                </w:pPr>
                              </w:p>
                              <w:p w:rsidR="00FF131D" w:rsidRPr="00360935" w:rsidRDefault="00FF131D" w:rsidP="00917A75">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360935">
                                  <w:rPr>
                                    <w:noProof/>
                                  </w:rPr>
                                  <w:t xml:space="preserve">  </w:t>
                                </w:r>
                              </w:p>
                              <w:p w:rsidR="00FF131D" w:rsidRPr="000C4A1A" w:rsidRDefault="00FF131D" w:rsidP="00A42000">
                                <w:pPr>
                                  <w:pStyle w:val="LegalText"/>
                                  <w:rPr>
                                    <w:noProof/>
                                  </w:rPr>
                                </w:pPr>
                              </w:p>
                            </w:tc>
                            <w:tc>
                              <w:tcPr>
                                <w:tcW w:w="3685" w:type="dxa"/>
                                <w:shd w:val="clear" w:color="auto" w:fill="auto"/>
                              </w:tcPr>
                              <w:p w:rsidR="00FF131D" w:rsidRDefault="00FF131D" w:rsidP="00B64495">
                                <w:pPr>
                                  <w:pStyle w:val="LegalHeading"/>
                                  <w:rPr>
                                    <w:noProof/>
                                    <w:snapToGrid w:val="0"/>
                                  </w:rPr>
                                </w:pPr>
                              </w:p>
                              <w:p w:rsidR="00FF131D" w:rsidRDefault="00FF131D" w:rsidP="00A42000">
                                <w:pPr>
                                  <w:pStyle w:val="LegalText"/>
                                  <w:rPr>
                                    <w:noProof/>
                                    <w:snapToGrid w:val="0"/>
                                  </w:rPr>
                                </w:pPr>
                                <w:r w:rsidRPr="00DE479E">
                                  <w:rPr>
                                    <w:noProof/>
                                  </w:rPr>
                                  <w:t xml:space="preserve">For further information on </w:t>
                                </w:r>
                                <w:r>
                                  <w:rPr>
                                    <w:noProof/>
                                  </w:rPr>
                                  <w:t xml:space="preserve">the product, </w:t>
                                </w:r>
                                <w:r w:rsidRPr="00DE479E">
                                  <w:rPr>
                                    <w:noProof/>
                                  </w:rPr>
                                  <w:t>technology, delivery terms and conditions and prices please contact your</w:t>
                                </w:r>
                                <w:r>
                                  <w:rPr>
                                    <w:noProof/>
                                  </w:rPr>
                                  <w:t xml:space="preserve"> nearest Infineon Technologies o</w:t>
                                </w:r>
                                <w:r w:rsidRPr="00DE479E">
                                  <w:rPr>
                                    <w:noProof/>
                                  </w:rPr>
                                  <w:t>ffice</w:t>
                                </w:r>
                                <w:r>
                                  <w:rPr>
                                    <w:noProof/>
                                  </w:rPr>
                                  <w:t xml:space="preserve"> </w:t>
                                </w:r>
                                <w:r w:rsidRPr="000C4A1A">
                                  <w:rPr>
                                    <w:noProof/>
                                    <w:snapToGrid w:val="0"/>
                                  </w:rPr>
                                  <w:t>(</w:t>
                                </w:r>
                                <w:hyperlink r:id="rId4" w:history="1">
                                  <w:r w:rsidRPr="000C4A1A">
                                    <w:rPr>
                                      <w:rStyle w:val="Hypertext"/>
                                      <w:noProof/>
                                    </w:rPr>
                                    <w:t>www.infineon.com</w:t>
                                  </w:r>
                                </w:hyperlink>
                                <w:r w:rsidRPr="000C4A1A">
                                  <w:rPr>
                                    <w:noProof/>
                                  </w:rPr>
                                  <w:t>).</w:t>
                                </w:r>
                              </w:p>
                              <w:p w:rsidR="00FF131D" w:rsidRDefault="00FF131D" w:rsidP="00B64495">
                                <w:pPr>
                                  <w:pStyle w:val="LegalHeading"/>
                                  <w:rPr>
                                    <w:noProof/>
                                    <w:snapToGrid w:val="0"/>
                                  </w:rPr>
                                </w:pPr>
                              </w:p>
                              <w:p w:rsidR="00FF131D" w:rsidRPr="000C4A1A" w:rsidRDefault="00FF131D" w:rsidP="00B64495">
                                <w:pPr>
                                  <w:pStyle w:val="LegalHeading"/>
                                  <w:rPr>
                                    <w:noProof/>
                                    <w:snapToGrid w:val="0"/>
                                  </w:rPr>
                                </w:pPr>
                                <w:r w:rsidRPr="000C4A1A">
                                  <w:rPr>
                                    <w:noProof/>
                                    <w:snapToGrid w:val="0"/>
                                  </w:rPr>
                                  <w:t>W</w:t>
                                </w:r>
                                <w:r>
                                  <w:rPr>
                                    <w:noProof/>
                                    <w:snapToGrid w:val="0"/>
                                  </w:rPr>
                                  <w:t>ARNINGS</w:t>
                                </w:r>
                              </w:p>
                              <w:p w:rsidR="00FF131D" w:rsidRPr="00A42000" w:rsidRDefault="00FF131D" w:rsidP="00A42000">
                                <w:pPr>
                                  <w:pStyle w:val="LegalText"/>
                                  <w:rPr>
                                    <w:noProof/>
                                    <w:snapToGrid w:val="0"/>
                                    <w:szCs w:val="16"/>
                                  </w:rPr>
                                </w:pPr>
                                <w:r w:rsidRPr="00A42000">
                                  <w:rPr>
                                    <w:noProof/>
                                    <w:snapToGrid w:val="0"/>
                                    <w:szCs w:val="16"/>
                                  </w:rPr>
                                  <w:t>Due to technical requirements products may contain dangerous substances. For information on the types in question please contact your nearest Infineon Technologies office.</w:t>
                                </w:r>
                              </w:p>
                              <w:p w:rsidR="00FF131D" w:rsidRPr="00A42000" w:rsidRDefault="00FF131D" w:rsidP="00A42000">
                                <w:pPr>
                                  <w:pStyle w:val="LegalText"/>
                                  <w:rPr>
                                    <w:noProof/>
                                    <w:snapToGrid w:val="0"/>
                                    <w:szCs w:val="16"/>
                                  </w:rPr>
                                </w:pPr>
                              </w:p>
                              <w:p w:rsidR="00FF131D" w:rsidRPr="000C4A1A" w:rsidRDefault="00FF131D" w:rsidP="00A42000">
                                <w:pPr>
                                  <w:pStyle w:val="LegalText"/>
                                  <w:rPr>
                                    <w:noProof/>
                                    <w:snapToGrid w:val="0"/>
                                    <w:szCs w:val="16"/>
                                  </w:rPr>
                                </w:pPr>
                                <w:r w:rsidRPr="00A42000">
                                  <w:rPr>
                                    <w:noProof/>
                                    <w:snapToGrid w:val="0"/>
                                    <w:szCs w:val="16"/>
                                  </w:rPr>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FF131D" w:rsidRPr="006B63E0" w:rsidTr="00A42000">
                            <w:trPr>
                              <w:trHeight w:val="80"/>
                            </w:trPr>
                            <w:tc>
                              <w:tcPr>
                                <w:tcW w:w="3005" w:type="dxa"/>
                                <w:shd w:val="clear" w:color="auto" w:fill="auto"/>
                              </w:tcPr>
                              <w:p w:rsidR="00FF131D" w:rsidRDefault="00FF131D" w:rsidP="00417C75">
                                <w:pPr>
                                  <w:pStyle w:val="LegalText"/>
                                </w:pPr>
                              </w:p>
                            </w:tc>
                            <w:tc>
                              <w:tcPr>
                                <w:tcW w:w="3685" w:type="dxa"/>
                                <w:shd w:val="clear" w:color="auto" w:fill="auto"/>
                              </w:tcPr>
                              <w:p w:rsidR="00FF131D" w:rsidRDefault="00FF131D" w:rsidP="00417C75">
                                <w:pPr>
                                  <w:pStyle w:val="LegalText"/>
                                </w:pPr>
                              </w:p>
                            </w:tc>
                            <w:tc>
                              <w:tcPr>
                                <w:tcW w:w="3685" w:type="dxa"/>
                                <w:shd w:val="clear" w:color="auto" w:fill="auto"/>
                              </w:tcPr>
                              <w:p w:rsidR="00FF131D" w:rsidRDefault="00FF131D" w:rsidP="00417C75">
                                <w:pPr>
                                  <w:pStyle w:val="LegalText"/>
                                </w:pPr>
                              </w:p>
                            </w:tc>
                          </w:tr>
                        </w:tbl>
                        <w:p w:rsidR="00FF131D" w:rsidRPr="00B64495" w:rsidRDefault="00FF131D" w:rsidP="009E7BA4">
                          <w:pPr>
                            <w:pStyle w:val="LegalText"/>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39" type="#_x0000_t202" style="position:absolute;margin-left:40pt;margin-top:575.65pt;width:511.45pt;height:24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" filled="f" stroked="f" strokeweight="0">
              <v:textbox inset="0,0,0,0">
                <w:txbxContent>
                  <w:tbl>
                    <w:tblPr>
                      <w:tblW w:w="10375" w:type="dxa"/>
                      <w:tblLayout w:type="fixed"/>
                      <w:tblLook w:val="01E0" w:firstRow="1" w:lastRow="1" w:firstColumn="1" w:lastColumn="1" w:noHBand="0" w:noVBand="0"/>
                    </w:tblPr>
                    <w:tblGrid>
                      <w:gridCol w:w="3005"/>
                      <w:gridCol w:w="3685"/>
                      <w:gridCol w:w="3685"/>
                    </w:tblGrid>
                    <w:tr w:rsidR="00FF131D" w:rsidRPr="006B63E0" w:rsidTr="00A42000">
                      <w:trPr>
                        <w:trHeight w:val="1191"/>
                      </w:trPr>
                      <w:tc>
                        <w:tcPr>
                          <w:tcW w:w="3005" w:type="dxa"/>
                          <w:shd w:val="clear" w:color="auto" w:fill="auto"/>
                        </w:tcPr>
                        <w:p w:rsidR="00FF131D" w:rsidRDefault="00FF131D" w:rsidP="00AA3B9B">
                          <w:pPr>
                            <w:pStyle w:val="AnchorLine"/>
                            <w:rPr>
                              <w:noProof/>
                            </w:rPr>
                          </w:pPr>
                        </w:p>
                        <w:p w:rsidR="00FF131D" w:rsidRDefault="00FF131D" w:rsidP="00B64495">
                          <w:pPr>
                            <w:pStyle w:val="LegalHeading"/>
                            <w:rPr>
                              <w:noProof/>
                            </w:rPr>
                          </w:pPr>
                        </w:p>
                        <w:p w:rsidR="00FF131D" w:rsidRPr="000C4A1A" w:rsidRDefault="00FF131D" w:rsidP="00B64495">
                          <w:pPr>
                            <w:pStyle w:val="LegalHeading"/>
                            <w:rPr>
                              <w:noProof/>
                            </w:rPr>
                          </w:pPr>
                          <w:r w:rsidRPr="000C4A1A">
                            <w:rPr>
                              <w:noProof/>
                            </w:rPr>
                            <w:t>Published by</w:t>
                          </w:r>
                        </w:p>
                        <w:p w:rsidR="00FF131D" w:rsidRPr="000C4A1A" w:rsidRDefault="00FF131D" w:rsidP="00B64495">
                          <w:pPr>
                            <w:pStyle w:val="LegalHeading"/>
                            <w:rPr>
                              <w:noProof/>
                            </w:rPr>
                          </w:pPr>
                          <w:r w:rsidRPr="000C4A1A">
                            <w:rPr>
                              <w:noProof/>
                            </w:rPr>
                            <w:t>Infineon Technologies AG</w:t>
                          </w:r>
                        </w:p>
                        <w:p w:rsidR="00FF131D" w:rsidRPr="000C4A1A" w:rsidRDefault="00FF131D" w:rsidP="00B64495">
                          <w:pPr>
                            <w:pStyle w:val="LegalHeading"/>
                            <w:rPr>
                              <w:noProof/>
                            </w:rPr>
                          </w:pPr>
                          <w:r>
                            <w:rPr>
                              <w:noProof/>
                            </w:rPr>
                            <w:t xml:space="preserve">81726 </w:t>
                          </w:r>
                          <w:r w:rsidRPr="00A42000">
                            <w:rPr>
                              <w:rFonts w:cs="Arial,Bold"/>
                              <w:bCs/>
                              <w:color w:val="000000"/>
                              <w:szCs w:val="16"/>
                            </w:rPr>
                            <w:t>M</w:t>
                          </w:r>
                          <w:r>
                            <w:rPr>
                              <w:rFonts w:cs="Arial,Bold"/>
                              <w:bCs/>
                              <w:color w:val="000000"/>
                              <w:szCs w:val="16"/>
                            </w:rPr>
                            <w:t>unich</w:t>
                          </w:r>
                          <w:r w:rsidRPr="000C4A1A">
                            <w:rPr>
                              <w:noProof/>
                            </w:rPr>
                            <w:t>, Germany</w:t>
                          </w:r>
                        </w:p>
                        <w:p w:rsidR="00FF131D" w:rsidRPr="000C4A1A" w:rsidRDefault="00FF131D" w:rsidP="00B64495">
                          <w:pPr>
                            <w:pStyle w:val="LegalHeading"/>
                            <w:rPr>
                              <w:noProof/>
                            </w:rPr>
                          </w:pPr>
                        </w:p>
                        <w:p w:rsidR="00FF131D" w:rsidRPr="000C4A1A" w:rsidRDefault="00FF131D" w:rsidP="00B64495">
                          <w:pPr>
                            <w:pStyle w:val="LegalHeading"/>
                            <w:rPr>
                              <w:noProof/>
                            </w:rPr>
                          </w:pPr>
                          <w:r w:rsidRPr="000C4A1A">
                            <w:rPr>
                              <w:noProof/>
                            </w:rPr>
                            <w:t xml:space="preserve">© </w:t>
                          </w:r>
                          <w:r w:rsidRPr="000C4A1A">
                            <w:rPr>
                              <w:noProof/>
                            </w:rPr>
                            <w:fldChar w:fldCharType="begin"/>
                          </w:r>
                          <w:r w:rsidRPr="000C4A1A">
                            <w:rPr>
                              <w:noProof/>
                            </w:rPr>
                            <w:instrText xml:space="preserve"> DATE  \@ "yyyy"  \* MERGEFORMAT </w:instrText>
                          </w:r>
                          <w:r w:rsidRPr="000C4A1A">
                            <w:rPr>
                              <w:noProof/>
                            </w:rPr>
                            <w:fldChar w:fldCharType="separate"/>
                          </w:r>
                          <w:r>
                            <w:rPr>
                              <w:noProof/>
                            </w:rPr>
                            <w:t>2016</w:t>
                          </w:r>
                          <w:r w:rsidRPr="000C4A1A">
                            <w:rPr>
                              <w:noProof/>
                            </w:rPr>
                            <w:fldChar w:fldCharType="end"/>
                          </w:r>
                          <w:r w:rsidRPr="000C4A1A">
                            <w:rPr>
                              <w:noProof/>
                            </w:rPr>
                            <w:t xml:space="preserve"> Infineon Technologies AG.</w:t>
                          </w:r>
                          <w:r w:rsidRPr="000C4A1A">
                            <w:rPr>
                              <w:noProof/>
                            </w:rPr>
                            <w:br/>
                            <w:t>All Rights Reserved.</w:t>
                          </w:r>
                        </w:p>
                        <w:p w:rsidR="00FF131D" w:rsidRPr="000C4A1A" w:rsidRDefault="00FF131D" w:rsidP="00417C75">
                          <w:pPr>
                            <w:pStyle w:val="LegalText"/>
                            <w:rPr>
                              <w:noProof/>
                              <w:szCs w:val="16"/>
                            </w:rPr>
                          </w:pPr>
                        </w:p>
                        <w:p w:rsidR="00FF131D" w:rsidRDefault="00FF131D" w:rsidP="004E02FF">
                          <w:pPr>
                            <w:pStyle w:val="LegalHeading"/>
                            <w:rPr>
                              <w:noProof/>
                            </w:rPr>
                          </w:pPr>
                          <w:r w:rsidRPr="000C4A1A">
                            <w:rPr>
                              <w:noProof/>
                            </w:rPr>
                            <w:t>Do you have a question about this document?</w:t>
                          </w:r>
                        </w:p>
                        <w:p w:rsidR="00FF131D" w:rsidRPr="00A42000" w:rsidRDefault="00FF131D" w:rsidP="00B64495">
                          <w:pPr>
                            <w:pStyle w:val="LegalHeading"/>
                            <w:rPr>
                              <w:color w:val="0000FF"/>
                            </w:rPr>
                          </w:pPr>
                          <w:r w:rsidRPr="004E02FF">
                            <w:t xml:space="preserve">Email: </w:t>
                          </w:r>
                          <w:hyperlink r:id="rId5" w:history="1">
                            <w:r w:rsidRPr="004E02FF">
                              <w:rPr>
                                <w:rStyle w:val="Hypertext"/>
                                <w:b/>
                              </w:rPr>
                              <w:t>erratum@infineon.com</w:t>
                            </w:r>
                          </w:hyperlink>
                        </w:p>
                        <w:p w:rsidR="00FF131D" w:rsidRPr="00256C2B" w:rsidRDefault="00FF131D" w:rsidP="00256C2B">
                          <w:pPr>
                            <w:pStyle w:val="LegalHeading"/>
                            <w:rPr>
                              <w:noProof/>
                            </w:rPr>
                          </w:pPr>
                          <w:r>
                            <w:rPr>
                              <w:noProof/>
                            </w:rPr>
                            <w:br/>
                          </w:r>
                          <w:r w:rsidRPr="000C4A1A">
                            <w:rPr>
                              <w:noProof/>
                            </w:rPr>
                            <w:t xml:space="preserve">Document reference </w:t>
                          </w:r>
                        </w:p>
                      </w:tc>
                      <w:tc>
                        <w:tcPr>
                          <w:tcW w:w="3685" w:type="dxa"/>
                          <w:shd w:val="clear" w:color="auto" w:fill="auto"/>
                        </w:tcPr>
                        <w:p w:rsidR="00FF131D" w:rsidRPr="00256C2B" w:rsidRDefault="00FF131D" w:rsidP="00256C2B">
                          <w:pPr>
                            <w:pStyle w:val="LegalHeading"/>
                            <w:rPr>
                              <w:noProof/>
                              <w:snapToGrid w:val="0"/>
                            </w:rPr>
                          </w:pPr>
                          <w:r>
                            <w:rPr>
                              <w:noProof/>
                              <w:snapToGrid w:val="0"/>
                            </w:rPr>
                            <w:t>IMPORTANT NOTICE</w:t>
                          </w:r>
                          <w:bookmarkStart w:id="175" w:name="ImportantNotice"/>
                          <w:bookmarkEnd w:id="175"/>
                        </w:p>
                        <w:p w:rsidR="00FF131D" w:rsidRPr="00873FD1" w:rsidRDefault="00FF131D" w:rsidP="00873FD1">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p w:rsidR="00FF131D" w:rsidRDefault="00FF131D" w:rsidP="00E819E6">
                          <w:pPr>
                            <w:pStyle w:val="LegalText"/>
                          </w:pPr>
                        </w:p>
                        <w:p w:rsidR="00FF131D" w:rsidRPr="00360935" w:rsidRDefault="00FF131D" w:rsidP="00917A75">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360935">
                            <w:rPr>
                              <w:noProof/>
                            </w:rPr>
                            <w:t xml:space="preserve">  </w:t>
                          </w:r>
                        </w:p>
                        <w:p w:rsidR="00FF131D" w:rsidRPr="000C4A1A" w:rsidRDefault="00FF131D" w:rsidP="00A42000">
                          <w:pPr>
                            <w:pStyle w:val="LegalText"/>
                            <w:rPr>
                              <w:noProof/>
                            </w:rPr>
                          </w:pPr>
                        </w:p>
                      </w:tc>
                      <w:tc>
                        <w:tcPr>
                          <w:tcW w:w="3685" w:type="dxa"/>
                          <w:shd w:val="clear" w:color="auto" w:fill="auto"/>
                        </w:tcPr>
                        <w:p w:rsidR="00FF131D" w:rsidRDefault="00FF131D" w:rsidP="00B64495">
                          <w:pPr>
                            <w:pStyle w:val="LegalHeading"/>
                            <w:rPr>
                              <w:noProof/>
                              <w:snapToGrid w:val="0"/>
                            </w:rPr>
                          </w:pPr>
                        </w:p>
                        <w:p w:rsidR="00FF131D" w:rsidRDefault="00FF131D" w:rsidP="00A42000">
                          <w:pPr>
                            <w:pStyle w:val="LegalText"/>
                            <w:rPr>
                              <w:noProof/>
                              <w:snapToGrid w:val="0"/>
                            </w:rPr>
                          </w:pPr>
                          <w:r w:rsidRPr="00DE479E">
                            <w:rPr>
                              <w:noProof/>
                            </w:rPr>
                            <w:t xml:space="preserve">For further information on </w:t>
                          </w:r>
                          <w:r>
                            <w:rPr>
                              <w:noProof/>
                            </w:rPr>
                            <w:t xml:space="preserve">the product, </w:t>
                          </w:r>
                          <w:r w:rsidRPr="00DE479E">
                            <w:rPr>
                              <w:noProof/>
                            </w:rPr>
                            <w:t>technology, delivery terms and conditions and prices please contact your</w:t>
                          </w:r>
                          <w:r>
                            <w:rPr>
                              <w:noProof/>
                            </w:rPr>
                            <w:t xml:space="preserve"> nearest Infineon Technologies o</w:t>
                          </w:r>
                          <w:r w:rsidRPr="00DE479E">
                            <w:rPr>
                              <w:noProof/>
                            </w:rPr>
                            <w:t>ffice</w:t>
                          </w:r>
                          <w:r>
                            <w:rPr>
                              <w:noProof/>
                            </w:rPr>
                            <w:t xml:space="preserve"> </w:t>
                          </w:r>
                          <w:r w:rsidRPr="000C4A1A">
                            <w:rPr>
                              <w:noProof/>
                              <w:snapToGrid w:val="0"/>
                            </w:rPr>
                            <w:t>(</w:t>
                          </w:r>
                          <w:hyperlink r:id="rId6" w:history="1">
                            <w:r w:rsidRPr="000C4A1A">
                              <w:rPr>
                                <w:rStyle w:val="Hypertext"/>
                                <w:noProof/>
                              </w:rPr>
                              <w:t>www.infineon.com</w:t>
                            </w:r>
                          </w:hyperlink>
                          <w:r w:rsidRPr="000C4A1A">
                            <w:rPr>
                              <w:noProof/>
                            </w:rPr>
                            <w:t>).</w:t>
                          </w:r>
                        </w:p>
                        <w:p w:rsidR="00FF131D" w:rsidRDefault="00FF131D" w:rsidP="00B64495">
                          <w:pPr>
                            <w:pStyle w:val="LegalHeading"/>
                            <w:rPr>
                              <w:noProof/>
                              <w:snapToGrid w:val="0"/>
                            </w:rPr>
                          </w:pPr>
                        </w:p>
                        <w:p w:rsidR="00FF131D" w:rsidRPr="000C4A1A" w:rsidRDefault="00FF131D" w:rsidP="00B64495">
                          <w:pPr>
                            <w:pStyle w:val="LegalHeading"/>
                            <w:rPr>
                              <w:noProof/>
                              <w:snapToGrid w:val="0"/>
                            </w:rPr>
                          </w:pPr>
                          <w:r w:rsidRPr="000C4A1A">
                            <w:rPr>
                              <w:noProof/>
                              <w:snapToGrid w:val="0"/>
                            </w:rPr>
                            <w:t>W</w:t>
                          </w:r>
                          <w:r>
                            <w:rPr>
                              <w:noProof/>
                              <w:snapToGrid w:val="0"/>
                            </w:rPr>
                            <w:t>ARNINGS</w:t>
                          </w:r>
                        </w:p>
                        <w:p w:rsidR="00FF131D" w:rsidRPr="00A42000" w:rsidRDefault="00FF131D" w:rsidP="00A42000">
                          <w:pPr>
                            <w:pStyle w:val="LegalText"/>
                            <w:rPr>
                              <w:noProof/>
                              <w:snapToGrid w:val="0"/>
                              <w:szCs w:val="16"/>
                            </w:rPr>
                          </w:pPr>
                          <w:r w:rsidRPr="00A42000">
                            <w:rPr>
                              <w:noProof/>
                              <w:snapToGrid w:val="0"/>
                              <w:szCs w:val="16"/>
                            </w:rPr>
                            <w:t>Due to technical requirements products may contain dangerous substances. For information on the types in question please contact your nearest Infineon Technologies office.</w:t>
                          </w:r>
                        </w:p>
                        <w:p w:rsidR="00FF131D" w:rsidRPr="00A42000" w:rsidRDefault="00FF131D" w:rsidP="00A42000">
                          <w:pPr>
                            <w:pStyle w:val="LegalText"/>
                            <w:rPr>
                              <w:noProof/>
                              <w:snapToGrid w:val="0"/>
                              <w:szCs w:val="16"/>
                            </w:rPr>
                          </w:pPr>
                        </w:p>
                        <w:p w:rsidR="00FF131D" w:rsidRPr="000C4A1A" w:rsidRDefault="00FF131D" w:rsidP="00A42000">
                          <w:pPr>
                            <w:pStyle w:val="LegalText"/>
                            <w:rPr>
                              <w:noProof/>
                              <w:snapToGrid w:val="0"/>
                              <w:szCs w:val="16"/>
                            </w:rPr>
                          </w:pPr>
                          <w:r w:rsidRPr="00A42000">
                            <w:rPr>
                              <w:noProof/>
                              <w:snapToGrid w:val="0"/>
                              <w:szCs w:val="16"/>
                            </w:rPr>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FF131D" w:rsidRPr="006B63E0" w:rsidTr="00A42000">
                      <w:trPr>
                        <w:trHeight w:val="80"/>
                      </w:trPr>
                      <w:tc>
                        <w:tcPr>
                          <w:tcW w:w="3005" w:type="dxa"/>
                          <w:shd w:val="clear" w:color="auto" w:fill="auto"/>
                        </w:tcPr>
                        <w:p w:rsidR="00FF131D" w:rsidRDefault="00FF131D" w:rsidP="00417C75">
                          <w:pPr>
                            <w:pStyle w:val="LegalText"/>
                          </w:pPr>
                        </w:p>
                      </w:tc>
                      <w:tc>
                        <w:tcPr>
                          <w:tcW w:w="3685" w:type="dxa"/>
                          <w:shd w:val="clear" w:color="auto" w:fill="auto"/>
                        </w:tcPr>
                        <w:p w:rsidR="00FF131D" w:rsidRDefault="00FF131D" w:rsidP="00417C75">
                          <w:pPr>
                            <w:pStyle w:val="LegalText"/>
                          </w:pPr>
                        </w:p>
                      </w:tc>
                      <w:tc>
                        <w:tcPr>
                          <w:tcW w:w="3685" w:type="dxa"/>
                          <w:shd w:val="clear" w:color="auto" w:fill="auto"/>
                        </w:tcPr>
                        <w:p w:rsidR="00FF131D" w:rsidRDefault="00FF131D" w:rsidP="00417C75">
                          <w:pPr>
                            <w:pStyle w:val="LegalText"/>
                          </w:pPr>
                        </w:p>
                      </w:tc>
                    </w:tr>
                  </w:tbl>
                  <w:p w:rsidR="00FF131D" w:rsidRPr="00B64495" w:rsidRDefault="00FF131D" w:rsidP="009E7BA4">
                    <w:pPr>
                      <w:pStyle w:val="LegalText"/>
                      <w:rPr>
                        <w:lang w:val="en-GB"/>
                      </w:rPr>
                    </w:pP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EA4" w:rsidRDefault="00187EA4">
      <w:r>
        <w:separator/>
      </w:r>
    </w:p>
  </w:footnote>
  <w:footnote w:type="continuationSeparator" w:id="0">
    <w:p w:rsidR="00187EA4" w:rsidRDefault="00187E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Pr="000E1520" w:rsidRDefault="00FF131D" w:rsidP="00993E97">
    <w:pPr>
      <w:pStyle w:val="AnchorLine"/>
      <w:rPr>
        <w:sz w:val="28"/>
      </w:rPr>
    </w:pPr>
    <w:r>
      <w:rPr>
        <w:noProof/>
        <w:lang w:eastAsia="ko-KR"/>
      </w:rPr>
      <w:drawing>
        <wp:anchor distT="0" distB="0" distL="114300" distR="114300" simplePos="0" relativeHeight="251663360" behindDoc="1" locked="0" layoutInCell="1" allowOverlap="1" wp14:anchorId="79CDF700" wp14:editId="6D89BAFA">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631818" name="Picture 63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C01DD0">
      <w:rPr>
        <w:noProof/>
        <w:lang w:eastAsia="ko-KR"/>
      </w:rPr>
      <mc:AlternateContent>
        <mc:Choice Requires="wps">
          <w:drawing>
            <wp:anchor distT="0" distB="0" distL="114300" distR="114300" simplePos="0" relativeHeight="251664384" behindDoc="0" locked="1" layoutInCell="1" allowOverlap="1" wp14:anchorId="57D6EBF3" wp14:editId="6B26AF1A">
              <wp:simplePos x="0" y="0"/>
              <wp:positionH relativeFrom="margin">
                <wp:posOffset>8255</wp:posOffset>
              </wp:positionH>
              <wp:positionV relativeFrom="page">
                <wp:posOffset>150495</wp:posOffset>
              </wp:positionV>
              <wp:extent cx="5394325" cy="174625"/>
              <wp:effectExtent l="0" t="0" r="15875" b="158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DE65AD" w:rsidRDefault="00FF131D" w:rsidP="00993E97">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margin-left:.65pt;margin-top:11.85pt;width:424.75pt;height:1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" filled="f" stroked="f" strokeweight="0">
              <v:textbox inset="0,0,0,0">
                <w:txbxContent>
                  <w:p w:rsidR="00FF131D" w:rsidRPr="00DE65AD" w:rsidRDefault="00FF131D" w:rsidP="00993E97">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v:textbox>
              <w10:wrap anchorx="margin" anchory="page"/>
              <w10:anchorlock/>
            </v:shape>
          </w:pict>
        </mc:Fallback>
      </mc:AlternateContent>
    </w:r>
    <w:r w:rsidRPr="00C01DD0">
      <w:rPr>
        <w:noProof/>
        <w:lang w:eastAsia="ko-KR"/>
      </w:rPr>
      <mc:AlternateContent>
        <mc:Choice Requires="wps">
          <w:drawing>
            <wp:anchor distT="0" distB="0" distL="114300" distR="114300" simplePos="0" relativeHeight="251662336" behindDoc="0" locked="1" layoutInCell="1" allowOverlap="1" wp14:anchorId="461872E1" wp14:editId="32FBF3F0">
              <wp:simplePos x="0" y="0"/>
              <wp:positionH relativeFrom="page">
                <wp:posOffset>543560</wp:posOffset>
              </wp:positionH>
              <wp:positionV relativeFrom="page">
                <wp:posOffset>772795</wp:posOffset>
              </wp:positionV>
              <wp:extent cx="5394325" cy="356870"/>
              <wp:effectExtent l="0" t="0" r="15875" b="50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02495E" w:rsidRDefault="00FF131D" w:rsidP="00993E97">
                          <w:pPr>
                            <w:pStyle w:val="Breadcrumb"/>
                          </w:pPr>
                          <w:fldSimple w:instr=" STYLEREF  &quot;Heading1,Heading1&quot;  \* MERGEFORMAT ">
                            <w:r>
                              <w:t>What is engine knock?</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27" type="#_x0000_t202" style="position:absolute;margin-left:42.8pt;margin-top:60.85pt;width:424.75pt;height:28.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" filled="f" stroked="f" strokeweight="0">
              <v:textbox inset="0,0,0,0">
                <w:txbxContent>
                  <w:p w:rsidR="00FF131D" w:rsidRPr="0002495E" w:rsidRDefault="00FF131D" w:rsidP="00993E97">
                    <w:pPr>
                      <w:pStyle w:val="Breadcrumb"/>
                    </w:pPr>
                    <w:fldSimple w:instr=" STYLEREF  &quot;Heading1,Heading1&quot;  \* MERGEFORMAT ">
                      <w:r>
                        <w:t>What is engine knock?</w:t>
                      </w:r>
                    </w:fldSimple>
                  </w:p>
                </w:txbxContent>
              </v:textbox>
              <w10:wrap anchorx="page" anchory="page"/>
              <w10:anchorlock/>
            </v:shape>
          </w:pict>
        </mc:Fallback>
      </mc:AlternateContent>
    </w:r>
    <w:r w:rsidRPr="00C01DD0">
      <w:rPr>
        <w:noProof/>
        <w:lang w:eastAsia="ko-KR"/>
      </w:rPr>
      <mc:AlternateContent>
        <mc:Choice Requires="wps">
          <w:drawing>
            <wp:anchor distT="0" distB="0" distL="114300" distR="114300" simplePos="0" relativeHeight="251661312" behindDoc="0" locked="1" layoutInCell="1" allowOverlap="1" wp14:anchorId="06C9FBA2" wp14:editId="0DC7273C">
              <wp:simplePos x="0" y="0"/>
              <wp:positionH relativeFrom="page">
                <wp:posOffset>546735</wp:posOffset>
              </wp:positionH>
              <wp:positionV relativeFrom="page">
                <wp:posOffset>303530</wp:posOffset>
              </wp:positionV>
              <wp:extent cx="5387340" cy="438150"/>
              <wp:effectExtent l="0" t="0" r="381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Default="00FF131D"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993E97">
                          <w:pPr>
                            <w:pStyle w:val="PageTitleContinued"/>
                          </w:pPr>
                          <w:fldSimple w:instr=" DOCPROPERTY  Title_continued  \* MERGEFORMAT ">
                            <w:r>
                              <w:t>32-bit microcontroller</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28" type="#_x0000_t202" style="position:absolute;margin-left:43.05pt;margin-top:23.9pt;width:424.2pt;height:3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" filled="f" stroked="f" strokeweight="0">
              <v:textbox inset="0,0,0,0">
                <w:txbxContent>
                  <w:p w:rsidR="00FF131D" w:rsidRDefault="00FF131D"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993E97">
                    <w:pPr>
                      <w:pStyle w:val="PageTitleContinued"/>
                    </w:pPr>
                    <w:fldSimple w:instr=" DOCPROPERTY  Title_continued  \* MERGEFORMAT ">
                      <w:r>
                        <w:t>32-bit microcontroller</w:t>
                      </w:r>
                    </w:fldSimple>
                  </w:p>
                </w:txbxContent>
              </v:textbox>
              <w10:wrap anchorx="page" anchory="page"/>
              <w10:anchorlock/>
            </v:shape>
          </w:pict>
        </mc:Fallback>
      </mc:AlternateContent>
    </w:r>
    <w:r>
      <w:rPr>
        <w:noProof/>
        <w:lang w:eastAsia="ko-KR"/>
      </w:rPr>
      <w:drawing>
        <wp:anchor distT="0" distB="0" distL="114300" distR="114300" simplePos="0" relativeHeight="251659264" behindDoc="1" locked="1" layoutInCell="0" allowOverlap="1" wp14:anchorId="2C38D0CF" wp14:editId="1AAF6EE4">
          <wp:simplePos x="0" y="0"/>
          <wp:positionH relativeFrom="page">
            <wp:posOffset>648335</wp:posOffset>
          </wp:positionH>
          <wp:positionV relativeFrom="page">
            <wp:posOffset>504190</wp:posOffset>
          </wp:positionV>
          <wp:extent cx="1676400" cy="723265"/>
          <wp:effectExtent l="0" t="0" r="0" b="635"/>
          <wp:wrapNone/>
          <wp:docPr id="631819" name="Picture 631819"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114300" distR="114300" simplePos="0" relativeHeight="251660288" behindDoc="0" locked="1" layoutInCell="0" allowOverlap="1" wp14:anchorId="573DE490" wp14:editId="7C7649F1">
              <wp:simplePos x="0" y="0"/>
              <wp:positionH relativeFrom="page">
                <wp:posOffset>543560</wp:posOffset>
              </wp:positionH>
              <wp:positionV relativeFrom="page">
                <wp:posOffset>755015</wp:posOffset>
              </wp:positionV>
              <wp:extent cx="5394325" cy="1905"/>
              <wp:effectExtent l="0" t="0" r="15875" b="36195"/>
              <wp:wrapNone/>
              <wp:docPr id="7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alt="TopLineNormalPageNearCompanyLogo" style="position:absolute;left:0;text-align:lef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" o:allowincell="f" strokeweight=".3pt">
              <v:stroke startarrowwidth="narrow" startarrowlength="short" endarrowwidth="narrow" endarrowlength="short"/>
              <w10:wrap anchorx="page" anchory="page"/>
              <w10:anchorlock/>
            </v:line>
          </w:pict>
        </mc:Fallback>
      </mc:AlternateContent>
    </w:r>
    <w:r w:rsidRPr="000E1520">
      <w:rPr>
        <w:sz w:val="28"/>
      </w:rPr>
      <w:t xml:space="preserve"> </w:t>
    </w:r>
  </w:p>
  <w:p w:rsidR="00FF131D" w:rsidRPr="00993E97" w:rsidRDefault="00FF131D" w:rsidP="00993E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Default="00FF131D" w:rsidP="00AA3B9B">
    <w:pPr>
      <w:pStyle w:val="AnchorLine"/>
    </w:pPr>
    <w:r>
      <w:rPr>
        <w:noProof/>
        <w:lang w:eastAsia="ko-KR"/>
      </w:rPr>
      <w:drawing>
        <wp:anchor distT="0" distB="0" distL="114300" distR="114300" simplePos="0" relativeHeight="251658240" behindDoc="1" locked="0" layoutInCell="1" allowOverlap="1" wp14:anchorId="60FF9663" wp14:editId="48394D20">
          <wp:simplePos x="0" y="0"/>
          <wp:positionH relativeFrom="column">
            <wp:posOffset>-540385</wp:posOffset>
          </wp:positionH>
          <wp:positionV relativeFrom="paragraph">
            <wp:posOffset>-180340</wp:posOffset>
          </wp:positionV>
          <wp:extent cx="5965825" cy="836930"/>
          <wp:effectExtent l="0" t="0" r="0" b="1270"/>
          <wp:wrapThrough wrapText="bothSides">
            <wp:wrapPolygon edited="0">
              <wp:start x="0" y="0"/>
              <wp:lineTo x="0" y="21141"/>
              <wp:lineTo x="1104" y="21141"/>
              <wp:lineTo x="8208" y="20649"/>
              <wp:lineTo x="21244" y="17700"/>
              <wp:lineTo x="21175" y="15733"/>
              <wp:lineTo x="21520" y="0"/>
              <wp:lineTo x="0" y="0"/>
            </wp:wrapPolygon>
          </wp:wrapThrough>
          <wp:docPr id="631820" name="Picture 6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doc_cover_neweemf.emf"/>
                  <pic:cNvPicPr/>
                </pic:nvPicPr>
                <pic:blipFill>
                  <a:blip r:embed="rId1">
                    <a:extLst>
                      <a:ext uri="{28A0092B-C50C-407E-A947-70E740481C1C}">
                        <a14:useLocalDpi xmlns:a14="http://schemas.microsoft.com/office/drawing/2010/main" val="0"/>
                      </a:ext>
                    </a:extLst>
                  </a:blip>
                  <a:stretch>
                    <a:fillRect/>
                  </a:stretch>
                </pic:blipFill>
                <pic:spPr>
                  <a:xfrm>
                    <a:off x="0" y="0"/>
                    <a:ext cx="5965825" cy="836930"/>
                  </a:xfrm>
                  <a:prstGeom prst="rect">
                    <a:avLst/>
                  </a:prstGeom>
                </pic:spPr>
              </pic:pic>
            </a:graphicData>
          </a:graphic>
          <wp14:sizeRelH relativeFrom="page">
            <wp14:pctWidth>0</wp14:pctWidth>
          </wp14:sizeRelH>
          <wp14:sizeRelV relativeFrom="page">
            <wp14:pctHeight>0</wp14:pctHeight>
          </wp14:sizeRelV>
        </wp:anchor>
      </w:drawing>
    </w:r>
    <w:r w:rsidRPr="00D703C0">
      <w:rPr>
        <w:noProof/>
        <w:lang w:eastAsia="ko-KR"/>
      </w:rPr>
      <mc:AlternateContent>
        <mc:Choice Requires="wps">
          <w:drawing>
            <wp:anchor distT="0" distB="0" distL="114300" distR="114300" simplePos="0" relativeHeight="251653120" behindDoc="0" locked="1" layoutInCell="1" allowOverlap="1" wp14:anchorId="59509373" wp14:editId="03357FEB">
              <wp:simplePos x="0" y="0"/>
              <wp:positionH relativeFrom="page">
                <wp:posOffset>165100</wp:posOffset>
              </wp:positionH>
              <wp:positionV relativeFrom="page">
                <wp:posOffset>292100</wp:posOffset>
              </wp:positionV>
              <wp:extent cx="5600065" cy="620395"/>
              <wp:effectExtent l="0" t="0" r="635" b="825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065"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Default="00FF131D" w:rsidP="00A379A9">
                          <w:pPr>
                            <w:pStyle w:val="CoverDocTop1"/>
                          </w:pPr>
                          <w:r w:rsidRPr="00CF50B7">
                            <w:fldChar w:fldCharType="begin"/>
                          </w:r>
                          <w:r>
                            <w:instrText xml:space="preserve"> DOCPROPERTY  Doc_Number</w:instrText>
                          </w:r>
                          <w:r w:rsidRPr="00CF50B7">
                            <w:instrText xml:space="preserve">  \* MERGEFORMAT </w:instrText>
                          </w:r>
                          <w:r w:rsidRPr="00CF50B7">
                            <w:fldChar w:fldCharType="separate"/>
                          </w:r>
                          <w:r>
                            <w:t>AP32348</w:t>
                          </w:r>
                          <w:r w:rsidRPr="00CF50B7">
                            <w:fldChar w:fldCharType="end"/>
                          </w:r>
                        </w:p>
                        <w:p w:rsidR="00FF131D" w:rsidRPr="006B5FCF" w:rsidRDefault="00FF131D" w:rsidP="006B5FCF">
                          <w:pPr>
                            <w:pStyle w:val="CoverDocTop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9" type="#_x0000_t202" style="position:absolute;margin-left:13pt;margin-top:23pt;width:440.95pt;height:48.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" filled="f" stroked="f" strokeweight="0">
              <v:textbox inset="0,0,0,0">
                <w:txbxContent>
                  <w:p w:rsidR="00FF131D" w:rsidRDefault="00FF131D" w:rsidP="00A379A9">
                    <w:pPr>
                      <w:pStyle w:val="CoverDocTop1"/>
                    </w:pPr>
                    <w:r w:rsidRPr="00CF50B7">
                      <w:fldChar w:fldCharType="begin"/>
                    </w:r>
                    <w:r>
                      <w:instrText xml:space="preserve"> DOCPROPERTY  Doc_Number</w:instrText>
                    </w:r>
                    <w:r w:rsidRPr="00CF50B7">
                      <w:instrText xml:space="preserve">  \* MERGEFORMAT </w:instrText>
                    </w:r>
                    <w:r w:rsidRPr="00CF50B7">
                      <w:fldChar w:fldCharType="separate"/>
                    </w:r>
                    <w:r>
                      <w:t>AP32348</w:t>
                    </w:r>
                    <w:r w:rsidRPr="00CF50B7">
                      <w:fldChar w:fldCharType="end"/>
                    </w:r>
                  </w:p>
                  <w:p w:rsidR="00FF131D" w:rsidRPr="006B5FCF" w:rsidRDefault="00FF131D" w:rsidP="006B5FCF">
                    <w:pPr>
                      <w:pStyle w:val="CoverDocTop1"/>
                    </w:pPr>
                  </w:p>
                </w:txbxContent>
              </v:textbox>
              <w10:wrap anchorx="page" anchory="page"/>
              <w10:anchorlock/>
            </v:shape>
          </w:pict>
        </mc:Fallback>
      </mc:AlternateContent>
    </w:r>
    <w:r w:rsidRPr="00C01DD0">
      <w:rPr>
        <w:noProof/>
        <w:lang w:eastAsia="ko-KR"/>
      </w:rPr>
      <mc:AlternateContent>
        <mc:Choice Requires="wps">
          <w:drawing>
            <wp:anchor distT="0" distB="0" distL="114300" distR="114300" simplePos="0" relativeHeight="251655168" behindDoc="0" locked="1" layoutInCell="1" allowOverlap="1" wp14:anchorId="36790561" wp14:editId="5BD03E1E">
              <wp:simplePos x="0" y="0"/>
              <wp:positionH relativeFrom="page">
                <wp:posOffset>179705</wp:posOffset>
              </wp:positionH>
              <wp:positionV relativeFrom="page">
                <wp:posOffset>147955</wp:posOffset>
              </wp:positionV>
              <wp:extent cx="4752975" cy="179705"/>
              <wp:effectExtent l="0" t="0" r="9525" b="107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4C3861" w:rsidRDefault="00FF131D" w:rsidP="004C3861">
                          <w:pPr>
                            <w:pStyle w:val="CoverConfidential"/>
                            <w:tabs>
                              <w:tab w:val="center" w:pos="1418"/>
                            </w:tabs>
                          </w:pPr>
                          <w:fldSimple w:instr=" DOCPROPERTY  Doc_ConfidentialStatus  \* MERGEFORMAT ">
                            <w:r>
                              <w:t>Restricted</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0" type="#_x0000_t202" style="position:absolute;margin-left:14.15pt;margin-top:11.65pt;width:374.2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" filled="f" stroked="f" strokeweight="0">
              <v:textbox inset="0,0,0,0">
                <w:txbxContent>
                  <w:p w:rsidR="00FF131D" w:rsidRPr="004C3861" w:rsidRDefault="00FF131D" w:rsidP="004C3861">
                    <w:pPr>
                      <w:pStyle w:val="CoverConfidential"/>
                      <w:tabs>
                        <w:tab w:val="center" w:pos="1418"/>
                      </w:tabs>
                    </w:pPr>
                    <w:fldSimple w:instr=" DOCPROPERTY  Doc_ConfidentialStatus  \* MERGEFORMAT ">
                      <w:r>
                        <w:t>Restricted</w:t>
                      </w:r>
                    </w:fldSimple>
                  </w:p>
                </w:txbxContent>
              </v:textbox>
              <w10:wrap anchorx="page" anchory="page"/>
              <w10:anchorlock/>
            </v:shape>
          </w:pict>
        </mc:Fallback>
      </mc:AlternateContent>
    </w:r>
    <w:r>
      <w:rPr>
        <w:noProof/>
        <w:lang w:eastAsia="ko-KR"/>
      </w:rPr>
      <w:drawing>
        <wp:anchor distT="0" distB="0" distL="114300" distR="114300" simplePos="0" relativeHeight="251651072" behindDoc="1" locked="0" layoutInCell="1" allowOverlap="1" wp14:anchorId="5EEBFA9C" wp14:editId="1DFA1A3A">
          <wp:simplePos x="0" y="0"/>
          <wp:positionH relativeFrom="column">
            <wp:posOffset>5547995</wp:posOffset>
          </wp:positionH>
          <wp:positionV relativeFrom="paragraph">
            <wp:posOffset>1905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631821" name="Picture 6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2">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43904" behindDoc="1" locked="1" layoutInCell="0" allowOverlap="1" wp14:anchorId="1ECCD799" wp14:editId="3377C8B9">
          <wp:simplePos x="0" y="0"/>
          <wp:positionH relativeFrom="page">
            <wp:posOffset>0</wp:posOffset>
          </wp:positionH>
          <wp:positionV relativeFrom="page">
            <wp:posOffset>0</wp:posOffset>
          </wp:positionV>
          <wp:extent cx="7560310" cy="7923530"/>
          <wp:effectExtent l="0" t="0" r="2540" b="1270"/>
          <wp:wrapNone/>
          <wp:docPr id="631822" name="Picture 631822"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44928" behindDoc="1" locked="1" layoutInCell="0" allowOverlap="1" wp14:anchorId="155C2745" wp14:editId="0B5B2F2D">
          <wp:simplePos x="0" y="0"/>
          <wp:positionH relativeFrom="page">
            <wp:posOffset>5508625</wp:posOffset>
          </wp:positionH>
          <wp:positionV relativeFrom="page">
            <wp:posOffset>306070</wp:posOffset>
          </wp:positionV>
          <wp:extent cx="1727835" cy="745490"/>
          <wp:effectExtent l="0" t="0" r="5715" b="0"/>
          <wp:wrapNone/>
          <wp:docPr id="631823"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Pr="000E1520" w:rsidRDefault="00FF131D" w:rsidP="00AA3B9B">
    <w:pPr>
      <w:pStyle w:val="AnchorLine"/>
      <w:rPr>
        <w:sz w:val="28"/>
      </w:rPr>
    </w:pPr>
    <w:r>
      <w:rPr>
        <w:noProof/>
        <w:lang w:eastAsia="ko-KR"/>
      </w:rPr>
      <w:drawing>
        <wp:anchor distT="0" distB="0" distL="114300" distR="114300" simplePos="0" relativeHeight="251652096" behindDoc="1" locked="0" layoutInCell="1" allowOverlap="1" wp14:anchorId="442D9229" wp14:editId="234D0D4E">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631824" name="Picture 63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C01DD0">
      <w:rPr>
        <w:noProof/>
        <w:lang w:eastAsia="ko-KR"/>
      </w:rPr>
      <mc:AlternateContent>
        <mc:Choice Requires="wps">
          <w:drawing>
            <wp:anchor distT="0" distB="0" distL="114300" distR="114300" simplePos="0" relativeHeight="251656192" behindDoc="0" locked="1" layoutInCell="1" allowOverlap="1" wp14:anchorId="5E043E14" wp14:editId="63CE6FD0">
              <wp:simplePos x="0" y="0"/>
              <wp:positionH relativeFrom="margin">
                <wp:posOffset>8255</wp:posOffset>
              </wp:positionH>
              <wp:positionV relativeFrom="page">
                <wp:posOffset>150495</wp:posOffset>
              </wp:positionV>
              <wp:extent cx="5394325" cy="174625"/>
              <wp:effectExtent l="0" t="0" r="1587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DE65AD" w:rsidRDefault="00FF131D" w:rsidP="00623B39">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65pt;margin-top:11.85pt;width:424.75pt;height:1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" filled="f" stroked="f" strokeweight="0">
              <v:textbox inset="0,0,0,0">
                <w:txbxContent>
                  <w:p w:rsidR="00FF131D" w:rsidRPr="00DE65AD" w:rsidRDefault="00FF131D" w:rsidP="00623B39">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v:textbox>
              <w10:wrap anchorx="margin" anchory="page"/>
              <w10:anchorlock/>
            </v:shape>
          </w:pict>
        </mc:Fallback>
      </mc:AlternateContent>
    </w:r>
    <w:r w:rsidRPr="00C01DD0">
      <w:rPr>
        <w:noProof/>
        <w:lang w:eastAsia="ko-KR"/>
      </w:rPr>
      <mc:AlternateContent>
        <mc:Choice Requires="wps">
          <w:drawing>
            <wp:anchor distT="0" distB="0" distL="114300" distR="114300" simplePos="0" relativeHeight="251650048" behindDoc="0" locked="1" layoutInCell="1" allowOverlap="1" wp14:anchorId="01A463A5" wp14:editId="1A8F65B2">
              <wp:simplePos x="0" y="0"/>
              <wp:positionH relativeFrom="page">
                <wp:posOffset>543560</wp:posOffset>
              </wp:positionH>
              <wp:positionV relativeFrom="page">
                <wp:posOffset>772795</wp:posOffset>
              </wp:positionV>
              <wp:extent cx="5394325" cy="356870"/>
              <wp:effectExtent l="0" t="0" r="15875"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02495E" w:rsidRDefault="00FF131D" w:rsidP="0002495E">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A706C9">
                            <w:t>Table of contents</w:t>
                          </w:r>
                          <w:r w:rsidRPr="0002495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2" type="#_x0000_t202" style="position:absolute;margin-left:42.8pt;margin-top:60.85pt;width:424.75pt;height:28.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" filled="f" stroked="f" strokeweight="0">
              <v:textbox inset="0,0,0,0">
                <w:txbxContent>
                  <w:p w:rsidR="00FF131D" w:rsidRPr="0002495E" w:rsidRDefault="00FF131D" w:rsidP="0002495E">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A706C9">
                      <w:t>Table of contents</w:t>
                    </w:r>
                    <w:r w:rsidRPr="0002495E">
                      <w:fldChar w:fldCharType="end"/>
                    </w:r>
                  </w:p>
                </w:txbxContent>
              </v:textbox>
              <w10:wrap anchorx="page" anchory="page"/>
              <w10:anchorlock/>
            </v:shape>
          </w:pict>
        </mc:Fallback>
      </mc:AlternateContent>
    </w:r>
    <w:r w:rsidRPr="00C01DD0">
      <w:rPr>
        <w:noProof/>
        <w:lang w:eastAsia="ko-KR"/>
      </w:rPr>
      <mc:AlternateContent>
        <mc:Choice Requires="wps">
          <w:drawing>
            <wp:anchor distT="0" distB="0" distL="114300" distR="114300" simplePos="0" relativeHeight="251649024" behindDoc="0" locked="1" layoutInCell="1" allowOverlap="1" wp14:anchorId="0A3D0C59" wp14:editId="630F7787">
              <wp:simplePos x="0" y="0"/>
              <wp:positionH relativeFrom="page">
                <wp:posOffset>546735</wp:posOffset>
              </wp:positionH>
              <wp:positionV relativeFrom="page">
                <wp:posOffset>303530</wp:posOffset>
              </wp:positionV>
              <wp:extent cx="5387340" cy="438150"/>
              <wp:effectExtent l="0" t="0" r="381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Default="00FF131D"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256C2B">
                          <w:pPr>
                            <w:pStyle w:val="PageTitleContinued"/>
                          </w:pPr>
                          <w:fldSimple w:instr=" DOCPROPERTY  Title_continued  \* MERGEFORMAT ">
                            <w:r>
                              <w:t>32-bit microcontroller</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3" type="#_x0000_t202" style="position:absolute;margin-left:43.05pt;margin-top:23.9pt;width:424.2pt;height:3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" filled="f" stroked="f" strokeweight="0">
              <v:textbox inset="0,0,0,0">
                <w:txbxContent>
                  <w:p w:rsidR="00FF131D" w:rsidRDefault="00FF131D"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256C2B">
                    <w:pPr>
                      <w:pStyle w:val="PageTitleContinued"/>
                    </w:pPr>
                    <w:fldSimple w:instr=" DOCPROPERTY  Title_continued  \* MERGEFORMAT ">
                      <w:r>
                        <w:t>32-bit microcontroller</w:t>
                      </w:r>
                    </w:fldSimple>
                  </w:p>
                </w:txbxContent>
              </v:textbox>
              <w10:wrap anchorx="page" anchory="page"/>
              <w10:anchorlock/>
            </v:shape>
          </w:pict>
        </mc:Fallback>
      </mc:AlternateContent>
    </w:r>
    <w:r>
      <w:rPr>
        <w:noProof/>
        <w:lang w:eastAsia="ko-KR"/>
      </w:rPr>
      <w:drawing>
        <wp:anchor distT="0" distB="0" distL="114300" distR="114300" simplePos="0" relativeHeight="251646976" behindDoc="1" locked="1" layoutInCell="0" allowOverlap="1" wp14:anchorId="63695949" wp14:editId="5B932294">
          <wp:simplePos x="0" y="0"/>
          <wp:positionH relativeFrom="page">
            <wp:posOffset>648335</wp:posOffset>
          </wp:positionH>
          <wp:positionV relativeFrom="page">
            <wp:posOffset>504190</wp:posOffset>
          </wp:positionV>
          <wp:extent cx="1676400" cy="723265"/>
          <wp:effectExtent l="0" t="0" r="0" b="635"/>
          <wp:wrapNone/>
          <wp:docPr id="631825" name="Picture 631825"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114300" distR="114300" simplePos="0" relativeHeight="251648000" behindDoc="0" locked="1" layoutInCell="0" allowOverlap="1" wp14:anchorId="36A27889" wp14:editId="11F6E169">
              <wp:simplePos x="0" y="0"/>
              <wp:positionH relativeFrom="page">
                <wp:posOffset>543560</wp:posOffset>
              </wp:positionH>
              <wp:positionV relativeFrom="page">
                <wp:posOffset>755015</wp:posOffset>
              </wp:positionV>
              <wp:extent cx="5394325" cy="1905"/>
              <wp:effectExtent l="0" t="0" r="15875" b="36195"/>
              <wp:wrapNone/>
              <wp:docPr id="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alt="TopLineNormalPageNearCompanyLogo" style="position:absolute;left:0;text-align:left;flip:y;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" o:allowincell="f" strokeweight=".3pt">
              <v:stroke startarrowwidth="narrow" startarrowlength="short" endarrowwidth="narrow" endarrowlength="short"/>
              <w10:wrap anchorx="page" anchory="page"/>
              <w10:anchorlock/>
            </v:line>
          </w:pict>
        </mc:Fallback>
      </mc:AlternateContent>
    </w:r>
    <w:r w:rsidRPr="000E1520">
      <w:rPr>
        <w:sz w:val="28"/>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Pr="000E1520" w:rsidRDefault="00FF131D" w:rsidP="00AA3B9B">
    <w:pPr>
      <w:pStyle w:val="AnchorLine"/>
      <w:rPr>
        <w:sz w:val="28"/>
      </w:rPr>
    </w:pPr>
    <w:r>
      <w:rPr>
        <w:noProof/>
        <w:lang w:eastAsia="ko-KR"/>
      </w:rPr>
      <w:drawing>
        <wp:anchor distT="0" distB="0" distL="114300" distR="114300" simplePos="0" relativeHeight="251669504" behindDoc="1" locked="0" layoutInCell="1" allowOverlap="1" wp14:anchorId="7EC737BF" wp14:editId="3BB287B5">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C01DD0">
      <w:rPr>
        <w:noProof/>
        <w:lang w:eastAsia="ko-KR"/>
      </w:rPr>
      <mc:AlternateContent>
        <mc:Choice Requires="wps">
          <w:drawing>
            <wp:anchor distT="0" distB="0" distL="114300" distR="114300" simplePos="0" relativeHeight="251670528" behindDoc="0" locked="1" layoutInCell="1" allowOverlap="1" wp14:anchorId="4B0D0531" wp14:editId="4D8D0BDB">
              <wp:simplePos x="0" y="0"/>
              <wp:positionH relativeFrom="margin">
                <wp:posOffset>8255</wp:posOffset>
              </wp:positionH>
              <wp:positionV relativeFrom="page">
                <wp:posOffset>150495</wp:posOffset>
              </wp:positionV>
              <wp:extent cx="5394325" cy="174625"/>
              <wp:effectExtent l="0" t="0" r="15875" b="1587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DE65AD" w:rsidRDefault="00FF131D" w:rsidP="00623B39">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034" type="#_x0000_t202" style="position:absolute;margin-left:.65pt;margin-top:11.85pt;width:424.75pt;height:1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" filled="f" stroked="f" strokeweight="0">
              <v:textbox inset="0,0,0,0">
                <w:txbxContent>
                  <w:p w:rsidR="00FF131D" w:rsidRPr="00DE65AD" w:rsidRDefault="00FF131D" w:rsidP="00623B39">
                    <w:pPr>
                      <w:pStyle w:val="Breadcrumb"/>
                      <w:tabs>
                        <w:tab w:val="clear" w:pos="8222"/>
                      </w:tabs>
                    </w:pPr>
                    <w:r w:rsidRPr="00F00681">
                      <w:rPr>
                        <w:rStyle w:val="ConfidentialityChar"/>
                      </w:rPr>
                      <w:fldChar w:fldCharType="begin"/>
                    </w:r>
                    <w:r w:rsidRPr="00F00681">
                      <w:rPr>
                        <w:rStyle w:val="ConfidentialityChar"/>
                      </w:rPr>
                      <w:instrText xml:space="preserve"> DOCPROPERTY  Doc_ConfidentialStatus  \* MERGEFORMAT </w:instrText>
                    </w:r>
                    <w:r w:rsidRPr="00F00681">
                      <w:rPr>
                        <w:rStyle w:val="ConfidentialityChar"/>
                      </w:rPr>
                      <w:fldChar w:fldCharType="separate"/>
                    </w:r>
                    <w:r>
                      <w:rPr>
                        <w:rStyle w:val="ConfidentialityChar"/>
                      </w:rPr>
                      <w:t>Restricted</w:t>
                    </w:r>
                    <w:r w:rsidRPr="00F00681">
                      <w:rPr>
                        <w:rStyle w:val="ConfidentialityChar"/>
                      </w:rPr>
                      <w:fldChar w:fldCharType="end"/>
                    </w:r>
                  </w:p>
                </w:txbxContent>
              </v:textbox>
              <w10:wrap anchorx="margin" anchory="page"/>
              <w10:anchorlock/>
            </v:shape>
          </w:pict>
        </mc:Fallback>
      </mc:AlternateContent>
    </w:r>
    <w:r w:rsidRPr="00C01DD0">
      <w:rPr>
        <w:noProof/>
        <w:lang w:eastAsia="ko-KR"/>
      </w:rPr>
      <mc:AlternateContent>
        <mc:Choice Requires="wps">
          <w:drawing>
            <wp:anchor distT="0" distB="0" distL="114300" distR="114300" simplePos="0" relativeHeight="251668480" behindDoc="0" locked="1" layoutInCell="1" allowOverlap="1" wp14:anchorId="370CAF58" wp14:editId="7CAF9430">
              <wp:simplePos x="0" y="0"/>
              <wp:positionH relativeFrom="page">
                <wp:posOffset>543560</wp:posOffset>
              </wp:positionH>
              <wp:positionV relativeFrom="page">
                <wp:posOffset>772795</wp:posOffset>
              </wp:positionV>
              <wp:extent cx="5394325" cy="356870"/>
              <wp:effectExtent l="0" t="0" r="15875" b="508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Pr="0002495E" w:rsidRDefault="00FF131D" w:rsidP="0002495E">
                          <w:pPr>
                            <w:pStyle w:val="Breadcrumb"/>
                          </w:pPr>
                          <w:fldSimple w:instr=" STYLEREF  &quot;Heading1,Heading1&quot;  \* MERGEFORMAT ">
                            <w:r w:rsidR="00A1075A">
                              <w:t>Driver files and folder structure</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5" type="#_x0000_t202" style="position:absolute;margin-left:42.8pt;margin-top:60.85pt;width:424.75pt;height:28.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" filled="f" stroked="f" strokeweight="0">
              <v:textbox inset="0,0,0,0">
                <w:txbxContent>
                  <w:p w:rsidR="00FF131D" w:rsidRPr="0002495E" w:rsidRDefault="00FF131D" w:rsidP="0002495E">
                    <w:pPr>
                      <w:pStyle w:val="Breadcrumb"/>
                    </w:pPr>
                    <w:fldSimple w:instr=" STYLEREF  &quot;Heading1,Heading1&quot;  \* MERGEFORMAT ">
                      <w:r w:rsidR="00A1075A">
                        <w:t>Driver files and folder structure</w:t>
                      </w:r>
                    </w:fldSimple>
                  </w:p>
                </w:txbxContent>
              </v:textbox>
              <w10:wrap anchorx="page" anchory="page"/>
              <w10:anchorlock/>
            </v:shape>
          </w:pict>
        </mc:Fallback>
      </mc:AlternateContent>
    </w:r>
    <w:r w:rsidRPr="00C01DD0">
      <w:rPr>
        <w:noProof/>
        <w:lang w:eastAsia="ko-KR"/>
      </w:rPr>
      <mc:AlternateContent>
        <mc:Choice Requires="wps">
          <w:drawing>
            <wp:anchor distT="0" distB="0" distL="114300" distR="114300" simplePos="0" relativeHeight="251667456" behindDoc="0" locked="1" layoutInCell="1" allowOverlap="1" wp14:anchorId="76D4F1BE" wp14:editId="624AED0C">
              <wp:simplePos x="0" y="0"/>
              <wp:positionH relativeFrom="page">
                <wp:posOffset>546735</wp:posOffset>
              </wp:positionH>
              <wp:positionV relativeFrom="page">
                <wp:posOffset>303530</wp:posOffset>
              </wp:positionV>
              <wp:extent cx="5387340" cy="438150"/>
              <wp:effectExtent l="0" t="0" r="381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FF131D" w:rsidRDefault="00FF131D"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256C2B">
                          <w:pPr>
                            <w:pStyle w:val="PageTitleContinued"/>
                          </w:pPr>
                          <w:fldSimple w:instr=" DOCPROPERTY  Title_continued  \* MERGEFORMAT ">
                            <w:r>
                              <w:t>32-bit microcontroller</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6" type="#_x0000_t202" style="position:absolute;margin-left:43.05pt;margin-top:23.9pt;width:424.2pt;height:3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" filled="f" stroked="f" strokeweight="0">
              <v:textbox inset="0,0,0,0">
                <w:txbxContent>
                  <w:p w:rsidR="00FF131D" w:rsidRDefault="00FF131D" w:rsidP="00256C2B">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proofErr w:type="gramStart"/>
                    <w:r>
                      <w:t>Engine knock</w:t>
                    </w:r>
                    <w:proofErr w:type="gramEnd"/>
                    <w:r>
                      <w:t xml:space="preserve"> detection using AURIX™</w:t>
                    </w:r>
                    <w:r w:rsidRPr="00CF50B7">
                      <w:fldChar w:fldCharType="end"/>
                    </w:r>
                  </w:p>
                  <w:p w:rsidR="00FF131D" w:rsidRPr="000E1520" w:rsidRDefault="00FF131D" w:rsidP="00256C2B">
                    <w:pPr>
                      <w:pStyle w:val="PageTitleContinued"/>
                    </w:pPr>
                    <w:fldSimple w:instr=" DOCPROPERTY  Title_continued  \* MERGEFORMAT ">
                      <w:r>
                        <w:t>32-bit microcontroller</w:t>
                      </w:r>
                    </w:fldSimple>
                  </w:p>
                </w:txbxContent>
              </v:textbox>
              <w10:wrap anchorx="page" anchory="page"/>
              <w10:anchorlock/>
            </v:shape>
          </w:pict>
        </mc:Fallback>
      </mc:AlternateContent>
    </w:r>
    <w:r>
      <w:rPr>
        <w:noProof/>
        <w:lang w:eastAsia="ko-KR"/>
      </w:rPr>
      <w:drawing>
        <wp:anchor distT="0" distB="0" distL="114300" distR="114300" simplePos="0" relativeHeight="251665408" behindDoc="1" locked="1" layoutInCell="0" allowOverlap="1" wp14:anchorId="6F74DC45" wp14:editId="71332705">
          <wp:simplePos x="0" y="0"/>
          <wp:positionH relativeFrom="page">
            <wp:posOffset>648335</wp:posOffset>
          </wp:positionH>
          <wp:positionV relativeFrom="page">
            <wp:posOffset>504190</wp:posOffset>
          </wp:positionV>
          <wp:extent cx="1676400" cy="723265"/>
          <wp:effectExtent l="0" t="0" r="0" b="635"/>
          <wp:wrapNone/>
          <wp:docPr id="95" name="Picture 95"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114300" distR="114300" simplePos="0" relativeHeight="251666432" behindDoc="0" locked="1" layoutInCell="0" allowOverlap="1" wp14:anchorId="526CD07E" wp14:editId="33875E58">
              <wp:simplePos x="0" y="0"/>
              <wp:positionH relativeFrom="page">
                <wp:posOffset>543560</wp:posOffset>
              </wp:positionH>
              <wp:positionV relativeFrom="page">
                <wp:posOffset>755015</wp:posOffset>
              </wp:positionV>
              <wp:extent cx="5394325" cy="1905"/>
              <wp:effectExtent l="0" t="0" r="15875" b="36195"/>
              <wp:wrapNone/>
              <wp:docPr id="93"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alt="TopLineNormalPageNearCompanyLogo" style="position:absolute;left:0;text-align:left;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" o:allowincell="f" strokeweight=".3pt">
              <v:stroke startarrowwidth="narrow" startarrowlength="short" endarrowwidth="narrow" endarrowlength="short"/>
              <w10:wrap anchorx="page" anchory="page"/>
              <w10:anchorlock/>
            </v:line>
          </w:pict>
        </mc:Fallback>
      </mc:AlternateContent>
    </w:r>
    <w:r w:rsidRPr="000E1520">
      <w:rPr>
        <w:sz w:val="28"/>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Default="00FF131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31D" w:rsidRPr="007405B2" w:rsidRDefault="00FF131D">
    <w:pPr>
      <w:pStyle w:val="Headline2"/>
      <w:rPr>
        <w:b w:val="0"/>
      </w:rPr>
    </w:pPr>
    <w:r>
      <w:rPr>
        <w:noProof/>
        <w:lang w:eastAsia="ko-KR"/>
      </w:rPr>
      <mc:AlternateContent>
        <mc:Choice Requires="wps">
          <w:drawing>
            <wp:anchor distT="0" distB="0" distL="114300" distR="114300" simplePos="0" relativeHeight="251645952" behindDoc="0" locked="0" layoutInCell="1" allowOverlap="1" wp14:anchorId="4D047394" wp14:editId="3ED2C829">
              <wp:simplePos x="0" y="0"/>
              <wp:positionH relativeFrom="column">
                <wp:posOffset>-1270</wp:posOffset>
              </wp:positionH>
              <wp:positionV relativeFrom="paragraph">
                <wp:posOffset>5555411</wp:posOffset>
              </wp:positionV>
              <wp:extent cx="6491665" cy="1460716"/>
              <wp:effectExtent l="0" t="0" r="444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665" cy="1460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131D" w:rsidRPr="000C4A1A" w:rsidRDefault="00FF131D" w:rsidP="002E5A3A">
                          <w:pPr>
                            <w:pStyle w:val="LegalHeading"/>
                            <w:rPr>
                              <w:noProof/>
                            </w:rPr>
                          </w:pPr>
                          <w:r w:rsidRPr="000C4A1A">
                            <w:rPr>
                              <w:noProof/>
                            </w:rPr>
                            <w:t>Trademarks of Infineon Technologies AG</w:t>
                          </w:r>
                        </w:p>
                        <w:p w:rsidR="00FF131D" w:rsidRPr="003220E3" w:rsidRDefault="00FF131D" w:rsidP="003220E3">
                          <w:pPr>
                            <w:pStyle w:val="LegalText"/>
                            <w:rPr>
                              <w:rFonts w:eastAsia="SimSun"/>
                              <w:noProof/>
                              <w:lang w:bidi="he-IL"/>
                            </w:rPr>
                          </w:pPr>
                          <w:r w:rsidRPr="003220E3">
                            <w:rPr>
                              <w:rFonts w:eastAsia="SimSun"/>
                              <w:noProof/>
                              <w:lang w:bidi="he-IL"/>
                            </w:rPr>
                            <w:t>µHVIC™, µIPM™, µPFC™, AU-ConvertIR™, AURIX™, C166™, CanPAK™, CIPOS™, CIPURSE™, CoolDP™, CoolGaN™, COOLiR™, CoolMOS™, CoolSET™, CoolSiC™, DAVE™, DI-POL™, DirectFET™, DrBlade™, EasyPIM™, EconoBRIDGE™, EconoDUAL™, EconoPACK™, EconoPIM™, EiceDRIVER™, eupec™, FCOS™, GaNpowIR™, HEXFET™, HITFET™, HybridPACK™, iMOTION™, IRAM™, ISOFACE™, IsoPACK™, LEDrivIR™, LITIX™, MIPAQ™, ModSTACK™, my-d™, NovalithIC™, OPTIGA™, OptiMOS™, ORIGA™, PowIRaudio™, PowIRStage™, PrimePACK™, PrimeSTACK™, PROFET™, PRO-SIL™, RASIC™, REAL3™, SmartLEWIS™, SOLID FLASH™, SPOC™, StrongIRFET™, SupIRBuck™, TEMPFET™, TRENCHSTOP™, TriCore™, UHVIC™, XHP™, XMC™</w:t>
                          </w:r>
                        </w:p>
                        <w:p w:rsidR="00FF131D" w:rsidRPr="003220E3" w:rsidRDefault="00FF131D" w:rsidP="003220E3">
                          <w:pPr>
                            <w:pStyle w:val="LegalText"/>
                            <w:rPr>
                              <w:rFonts w:eastAsia="SimSun"/>
                              <w:noProof/>
                              <w:lang w:bidi="he-IL"/>
                            </w:rPr>
                          </w:pPr>
                        </w:p>
                        <w:p w:rsidR="00FF131D" w:rsidRDefault="00FF131D" w:rsidP="003220E3">
                          <w:pPr>
                            <w:pStyle w:val="LegalText"/>
                            <w:rPr>
                              <w:rFonts w:eastAsia="SimSun"/>
                              <w:noProof/>
                              <w:lang w:bidi="he-IL"/>
                            </w:rPr>
                          </w:pPr>
                          <w:r w:rsidRPr="003220E3">
                            <w:rPr>
                              <w:rFonts w:eastAsia="SimSun"/>
                              <w:noProof/>
                              <w:lang w:bidi="he-IL"/>
                            </w:rPr>
                            <w:t>Trademarks updated November 2015</w:t>
                          </w:r>
                        </w:p>
                        <w:p w:rsidR="00FF131D" w:rsidRDefault="00FF131D" w:rsidP="003220E3">
                          <w:pPr>
                            <w:pStyle w:val="LegalText"/>
                            <w:rPr>
                              <w:noProof/>
                            </w:rPr>
                          </w:pPr>
                        </w:p>
                        <w:p w:rsidR="00FF131D" w:rsidRDefault="00FF131D" w:rsidP="00F33F8F">
                          <w:pPr>
                            <w:pStyle w:val="LegalHeading"/>
                            <w:rPr>
                              <w:noProof/>
                              <w:lang w:val="en-GB"/>
                            </w:rPr>
                          </w:pPr>
                          <w:r>
                            <w:rPr>
                              <w:noProof/>
                              <w:lang w:val="en-GB"/>
                            </w:rPr>
                            <w:t>Other Trademarks</w:t>
                          </w:r>
                        </w:p>
                        <w:p w:rsidR="00FF131D" w:rsidRDefault="00FF131D" w:rsidP="005469B7">
                          <w:pPr>
                            <w:pStyle w:val="LegalText"/>
                            <w:rPr>
                              <w:noProof/>
                            </w:rPr>
                          </w:pPr>
                          <w:r>
                            <w:rPr>
                              <w:noProof/>
                              <w:lang w:val="en-GB"/>
                            </w:rPr>
                            <w:t xml:space="preserve">All referenced product or service names and trademarks are the property of their respective </w:t>
                          </w:r>
                          <w:r>
                            <w:rPr>
                              <w:noProof/>
                            </w:rPr>
                            <w:t>owners.</w:t>
                          </w:r>
                        </w:p>
                        <w:p w:rsidR="00FF131D" w:rsidRPr="00DB6B1E" w:rsidRDefault="00FF131D" w:rsidP="00F33F8F">
                          <w:pPr>
                            <w:pStyle w:val="LegalText"/>
                            <w:rPr>
                              <w:noProof/>
                              <w:lang w:val="en-GB"/>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0C4A1A">
                            <w:rPr>
                              <w:noProof/>
                            </w:rPr>
                            <w:fldChar w:fldCharType="begin"/>
                          </w:r>
                          <w:r w:rsidRPr="000C4A1A">
                            <w:rPr>
                              <w:noProof/>
                            </w:rPr>
                            <w:instrText xml:space="preserve"> DOCPROPERTY  Doc_Reference  \* MERGEFORMAT </w:instrText>
                          </w:r>
                          <w:r w:rsidRPr="000C4A1A">
                            <w:rPr>
                              <w:noProof/>
                            </w:rPr>
                            <w:fldChar w:fldCharType="separate"/>
                          </w:r>
                          <w:r>
                            <w:rPr>
                              <w:noProof/>
                            </w:rPr>
                            <w:t>AP32348</w:t>
                          </w:r>
                          <w:r w:rsidRPr="000C4A1A">
                            <w:rPr>
                              <w:noProof/>
                            </w:rPr>
                            <w:fldChar w:fldCharType="end"/>
                          </w:r>
                          <w:r>
                            <w:rPr>
                              <w:noProof/>
                              <w:lang w:val="en-GB"/>
                            </w:rPr>
                            <w:t>owners.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1pt;margin-top:437.45pt;width:511.15pt;height:1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" filled="f" stroked="f">
              <v:textbox inset="0,0,0,0">
                <w:txbxContent>
                  <w:p w:rsidR="00FF131D" w:rsidRPr="000C4A1A" w:rsidRDefault="00FF131D" w:rsidP="002E5A3A">
                    <w:pPr>
                      <w:pStyle w:val="LegalHeading"/>
                      <w:rPr>
                        <w:noProof/>
                      </w:rPr>
                    </w:pPr>
                    <w:r w:rsidRPr="000C4A1A">
                      <w:rPr>
                        <w:noProof/>
                      </w:rPr>
                      <w:t>Trademarks of Infineon Technologies AG</w:t>
                    </w:r>
                  </w:p>
                  <w:p w:rsidR="00FF131D" w:rsidRPr="003220E3" w:rsidRDefault="00FF131D" w:rsidP="003220E3">
                    <w:pPr>
                      <w:pStyle w:val="LegalText"/>
                      <w:rPr>
                        <w:rFonts w:eastAsia="SimSun"/>
                        <w:noProof/>
                        <w:lang w:bidi="he-IL"/>
                      </w:rPr>
                    </w:pPr>
                    <w:r w:rsidRPr="003220E3">
                      <w:rPr>
                        <w:rFonts w:eastAsia="SimSun"/>
                        <w:noProof/>
                        <w:lang w:bidi="he-IL"/>
                      </w:rPr>
                      <w:t>µHVIC™, µIPM™, µPFC™, AU-ConvertIR™, AURIX™, C166™, CanPAK™, CIPOS™, CIPURSE™, CoolDP™, CoolGaN™, COOLiR™, CoolMOS™, CoolSET™, CoolSiC™, DAVE™, DI-POL™, DirectFET™, DrBlade™, EasyPIM™, EconoBRIDGE™, EconoDUAL™, EconoPACK™, EconoPIM™, EiceDRIVER™, eupec™, FCOS™, GaNpowIR™, HEXFET™, HITFET™, HybridPACK™, iMOTION™, IRAM™, ISOFACE™, IsoPACK™, LEDrivIR™, LITIX™, MIPAQ™, ModSTACK™, my-d™, NovalithIC™, OPTIGA™, OptiMOS™, ORIGA™, PowIRaudio™, PowIRStage™, PrimePACK™, PrimeSTACK™, PROFET™, PRO-SIL™, RASIC™, REAL3™, SmartLEWIS™, SOLID FLASH™, SPOC™, StrongIRFET™, SupIRBuck™, TEMPFET™, TRENCHSTOP™, TriCore™, UHVIC™, XHP™, XMC™</w:t>
                    </w:r>
                  </w:p>
                  <w:p w:rsidR="00FF131D" w:rsidRPr="003220E3" w:rsidRDefault="00FF131D" w:rsidP="003220E3">
                    <w:pPr>
                      <w:pStyle w:val="LegalText"/>
                      <w:rPr>
                        <w:rFonts w:eastAsia="SimSun"/>
                        <w:noProof/>
                        <w:lang w:bidi="he-IL"/>
                      </w:rPr>
                    </w:pPr>
                  </w:p>
                  <w:p w:rsidR="00FF131D" w:rsidRDefault="00FF131D" w:rsidP="003220E3">
                    <w:pPr>
                      <w:pStyle w:val="LegalText"/>
                      <w:rPr>
                        <w:rFonts w:eastAsia="SimSun"/>
                        <w:noProof/>
                        <w:lang w:bidi="he-IL"/>
                      </w:rPr>
                    </w:pPr>
                    <w:r w:rsidRPr="003220E3">
                      <w:rPr>
                        <w:rFonts w:eastAsia="SimSun"/>
                        <w:noProof/>
                        <w:lang w:bidi="he-IL"/>
                      </w:rPr>
                      <w:t>Trademarks updated November 2015</w:t>
                    </w:r>
                  </w:p>
                  <w:p w:rsidR="00FF131D" w:rsidRDefault="00FF131D" w:rsidP="003220E3">
                    <w:pPr>
                      <w:pStyle w:val="LegalText"/>
                      <w:rPr>
                        <w:noProof/>
                      </w:rPr>
                    </w:pPr>
                  </w:p>
                  <w:p w:rsidR="00FF131D" w:rsidRDefault="00FF131D" w:rsidP="00F33F8F">
                    <w:pPr>
                      <w:pStyle w:val="LegalHeading"/>
                      <w:rPr>
                        <w:noProof/>
                        <w:lang w:val="en-GB"/>
                      </w:rPr>
                    </w:pPr>
                    <w:r>
                      <w:rPr>
                        <w:noProof/>
                        <w:lang w:val="en-GB"/>
                      </w:rPr>
                      <w:t>Other Trademarks</w:t>
                    </w:r>
                  </w:p>
                  <w:p w:rsidR="00FF131D" w:rsidRDefault="00FF131D" w:rsidP="005469B7">
                    <w:pPr>
                      <w:pStyle w:val="LegalText"/>
                      <w:rPr>
                        <w:noProof/>
                      </w:rPr>
                    </w:pPr>
                    <w:r>
                      <w:rPr>
                        <w:noProof/>
                        <w:lang w:val="en-GB"/>
                      </w:rPr>
                      <w:t xml:space="preserve">All referenced product or service names and trademarks are the property of their respective </w:t>
                    </w:r>
                    <w:r>
                      <w:rPr>
                        <w:noProof/>
                      </w:rPr>
                      <w:t>owners.</w:t>
                    </w:r>
                  </w:p>
                  <w:p w:rsidR="00FF131D" w:rsidRPr="00DB6B1E" w:rsidRDefault="00FF131D" w:rsidP="00F33F8F">
                    <w:pPr>
                      <w:pStyle w:val="LegalText"/>
                      <w:rPr>
                        <w:noProof/>
                        <w:lang w:val="en-GB"/>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sidRPr="000C4A1A">
                      <w:rPr>
                        <w:noProof/>
                      </w:rPr>
                      <w:fldChar w:fldCharType="begin"/>
                    </w:r>
                    <w:r w:rsidRPr="000C4A1A">
                      <w:rPr>
                        <w:noProof/>
                      </w:rPr>
                      <w:instrText xml:space="preserve"> DOCPROPERTY  Doc_Reference  \* MERGEFORMAT </w:instrText>
                    </w:r>
                    <w:r w:rsidRPr="000C4A1A">
                      <w:rPr>
                        <w:noProof/>
                      </w:rPr>
                      <w:fldChar w:fldCharType="separate"/>
                    </w:r>
                    <w:r>
                      <w:rPr>
                        <w:noProof/>
                      </w:rPr>
                      <w:t>AP32348</w:t>
                    </w:r>
                    <w:r w:rsidRPr="000C4A1A">
                      <w:rPr>
                        <w:noProof/>
                      </w:rPr>
                      <w:fldChar w:fldCharType="end"/>
                    </w:r>
                    <w:r>
                      <w:rPr>
                        <w:noProof/>
                        <w:lang w:val="en-GB"/>
                      </w:rPr>
                      <w:t>owners.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34CA54"/>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2702CCC"/>
    <w:multiLevelType w:val="multilevel"/>
    <w:tmpl w:val="1098DE82"/>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1DB44581"/>
    <w:multiLevelType w:val="multilevel"/>
    <w:tmpl w:val="C3820D32"/>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309A47D7"/>
    <w:multiLevelType w:val="multilevel"/>
    <w:tmpl w:val="1452F856"/>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3B0E4512"/>
    <w:multiLevelType w:val="hybridMultilevel"/>
    <w:tmpl w:val="123C073E"/>
    <w:lvl w:ilvl="0" w:tplc="6DBE9D96">
      <w:numFmt w:val="bullet"/>
      <w:lvlText w:val="-"/>
      <w:lvlJc w:val="left"/>
      <w:pPr>
        <w:ind w:left="760" w:hanging="360"/>
      </w:pPr>
      <w:rPr>
        <w:rFonts w:ascii="Source Sans Pro" w:eastAsiaTheme="minorEastAsia" w:hAnsi="Source Sans Pro"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40361AD5"/>
    <w:multiLevelType w:val="multilevel"/>
    <w:tmpl w:val="7CDA226A"/>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nsid w:val="65C8738A"/>
    <w:multiLevelType w:val="multilevel"/>
    <w:tmpl w:val="85FC7CB2"/>
    <w:styleLink w:val="CodeListTemplate"/>
    <w:lvl w:ilvl="0">
      <w:start w:val="1"/>
      <w:numFmt w:val="decimalZero"/>
      <w:lvlRestart w:val="0"/>
      <w:pStyle w:val="CodeInCodeTable"/>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65CA3A68"/>
    <w:multiLevelType w:val="hybridMultilevel"/>
    <w:tmpl w:val="31CCE7D4"/>
    <w:lvl w:ilvl="0" w:tplc="B1A456BA">
      <w:start w:val="1"/>
      <w:numFmt w:val="decimal"/>
      <w:pStyle w:val="CodeTableTitle"/>
      <w:lvlText w:val="Code Listing %1"/>
      <w:lvlJc w:val="left"/>
      <w:pPr>
        <w:tabs>
          <w:tab w:val="num" w:pos="1701"/>
        </w:tabs>
        <w:ind w:left="1701" w:hanging="1701"/>
      </w:pPr>
      <w:rPr>
        <w:rFonts w:ascii="Arial" w:hAnsi="Arial" w:hint="default"/>
        <w:b/>
        <w:i w:val="0"/>
        <w:sz w:val="20"/>
        <w:szCs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6C7877EE"/>
    <w:multiLevelType w:val="singleLevel"/>
    <w:tmpl w:val="922AD0B8"/>
    <w:lvl w:ilvl="0">
      <w:start w:val="1"/>
      <w:numFmt w:val="decimal"/>
      <w:lvlText w:val="%1."/>
      <w:lvlJc w:val="left"/>
      <w:pPr>
        <w:tabs>
          <w:tab w:val="num" w:pos="312"/>
        </w:tabs>
        <w:ind w:left="312" w:hanging="312"/>
      </w:pPr>
      <w:rPr>
        <w:i w:val="0"/>
      </w:rPr>
    </w:lvl>
  </w:abstractNum>
  <w:num w:numId="1">
    <w:abstractNumId w:val="0"/>
  </w:num>
  <w:num w:numId="2">
    <w:abstractNumId w:val="10"/>
  </w:num>
  <w:num w:numId="3">
    <w:abstractNumId w:val="3"/>
  </w:num>
  <w:num w:numId="4">
    <w:abstractNumId w:val="5"/>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5">
    <w:abstractNumId w:val="6"/>
  </w:num>
  <w:num w:numId="6">
    <w:abstractNumId w:val="1"/>
  </w:num>
  <w:num w:numId="7">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8">
    <w:abstractNumId w:val="4"/>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9">
    <w:abstractNumId w:val="8"/>
  </w:num>
  <w:num w:numId="10">
    <w:abstractNumId w:val="9"/>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11">
    <w:abstractNumId w:val="12"/>
    <w:lvlOverride w:ilvl="0">
      <w:lvl w:ilvl="0">
        <w:start w:val="1"/>
        <w:numFmt w:val="decimal"/>
        <w:pStyle w:val="TableTitle"/>
        <w:lvlText w:val="Table %1"/>
        <w:lvlJc w:val="left"/>
        <w:pPr>
          <w:tabs>
            <w:tab w:val="num" w:pos="1219"/>
          </w:tabs>
          <w:ind w:left="1304" w:hanging="1304"/>
        </w:pPr>
        <w:rPr>
          <w:rFonts w:ascii="Source Sans Pro" w:hAnsi="Source Sans Pro" w:hint="default"/>
          <w:b/>
          <w:i w:val="0"/>
          <w:sz w:val="22"/>
          <w:szCs w:val="22"/>
        </w:rPr>
      </w:lvl>
    </w:lvlOverride>
  </w:num>
  <w:num w:numId="12">
    <w:abstractNumId w:val="7"/>
  </w:num>
  <w:num w:numId="13">
    <w:abstractNumId w:val="10"/>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4">
    <w:abstractNumId w:val="3"/>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5">
    <w:abstractNumId w:val="8"/>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6">
    <w:abstractNumId w:val="2"/>
  </w:num>
  <w:num w:numId="17">
    <w:abstractNumId w:val="4"/>
  </w:num>
  <w:num w:numId="18">
    <w:abstractNumId w:val="5"/>
  </w:num>
  <w:num w:numId="19">
    <w:abstractNumId w:val="9"/>
  </w:num>
  <w:num w:numId="20">
    <w:abstractNumId w:val="12"/>
  </w:num>
  <w:num w:numId="21">
    <w:abstractNumId w:val="12"/>
    <w:lvlOverride w:ilvl="0">
      <w:lvl w:ilvl="0">
        <w:start w:val="1"/>
        <w:numFmt w:val="decimal"/>
        <w:pStyle w:val="TableTitle"/>
        <w:lvlText w:val="Table %1"/>
        <w:lvlJc w:val="left"/>
        <w:pPr>
          <w:tabs>
            <w:tab w:val="num" w:pos="1503"/>
          </w:tabs>
          <w:ind w:left="1588" w:hanging="1304"/>
        </w:pPr>
        <w:rPr>
          <w:rFonts w:ascii="Source Sans Pro" w:hAnsi="Source Sans Pro" w:hint="default"/>
          <w:b/>
          <w:i w:val="0"/>
          <w:sz w:val="22"/>
          <w:szCs w:val="22"/>
        </w:rPr>
      </w:lvl>
    </w:lvlOverride>
  </w:num>
  <w:num w:numId="22">
    <w:abstractNumId w:val="15"/>
  </w:num>
  <w:num w:numId="23">
    <w:abstractNumId w:val="13"/>
    <w:lvlOverride w:ilvl="0">
      <w:lvl w:ilvl="0">
        <w:start w:val="1"/>
        <w:numFmt w:val="decimalZero"/>
        <w:lvlRestart w:val="0"/>
        <w:pStyle w:val="CodeInCodeTable"/>
        <w:lvlText w:val="0%1:"/>
        <w:lvlJc w:val="left"/>
        <w:pPr>
          <w:tabs>
            <w:tab w:val="num" w:pos="-31680"/>
          </w:tabs>
          <w:ind w:left="850" w:hanging="850"/>
        </w:pPr>
        <w:rPr>
          <w:rFonts w:ascii="Courier" w:hAnsi="Courier" w:hint="default"/>
          <w:b w:val="0"/>
          <w:i w:val="0"/>
          <w:sz w:val="20"/>
          <w:szCs w:val="2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4">
    <w:abstractNumId w:val="13"/>
  </w:num>
  <w:num w:numId="25">
    <w:abstractNumId w:val="14"/>
  </w:num>
  <w:num w:numId="26">
    <w:abstractNumId w:val="13"/>
    <w:lvlOverride w:ilvl="0">
      <w:lvl w:ilvl="0">
        <w:start w:val="1"/>
        <w:numFmt w:val="decimalZero"/>
        <w:lvlRestart w:val="0"/>
        <w:pStyle w:val="CodeInCodeTable"/>
        <w:lvlText w:val="0%1:"/>
        <w:lvlJc w:val="left"/>
        <w:pPr>
          <w:tabs>
            <w:tab w:val="num" w:pos="-31680"/>
          </w:tabs>
          <w:ind w:left="850" w:hanging="850"/>
        </w:pPr>
        <w:rPr>
          <w:rFonts w:ascii="Courier" w:hAnsi="Courier" w:hint="default"/>
          <w:b w:val="0"/>
          <w:i w:val="0"/>
          <w:sz w:val="20"/>
          <w:szCs w:val="20"/>
        </w:rPr>
      </w:lvl>
    </w:lvlOverride>
    <w:lvlOverride w:ilvl="1">
      <w:lvl w:ilvl="1">
        <w:start w:val="1"/>
        <w:numFmt w:val="lowerLetter"/>
        <w:lvlText w:val="%2."/>
        <w:lvlJc w:val="left"/>
        <w:pPr>
          <w:tabs>
            <w:tab w:val="num" w:pos="1440"/>
          </w:tabs>
          <w:ind w:left="1440" w:hanging="360"/>
        </w:pPr>
        <w:rPr>
          <w:rFonts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7">
    <w:abstractNumId w:val="13"/>
  </w:num>
  <w:num w:numId="28">
    <w:abstractNumId w:val="14"/>
  </w:num>
  <w:num w:numId="29">
    <w:abstractNumId w:val="11"/>
  </w:num>
  <w:num w:numId="3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09"/>
  <w:hyphenationZone w:val="425"/>
  <w:drawingGridHorizontalSpacing w:val="284"/>
  <w:drawingGridVerticalSpacing w:val="284"/>
  <w:doNotUseMarginsForDrawingGridOrigin/>
  <w:drawingGridVerticalOrigin w:val="1985"/>
  <w:noPunctuationKerning/>
  <w:characterSpacingControl w:val="doNotCompress"/>
  <w:hdrShapeDefaults>
    <o:shapedefaults v:ext="edit" spidmax="2052" fillcolor="white" stroke="f">
      <v:fill color="white" color2="#aaa" type="gradient"/>
      <v:stroke on="f"/>
      <v:shadow on="t" color="#4d4d4d" opacity="52429f" offset=",3pt"/>
      <o:colormru v:ext="edit" colors="#c8d8e6,#00214a,#b2b2b2,#eaeaea,#d4dfeb,#d8e3ec,#dfe7ef"/>
    </o:shapedefaults>
    <o:shapelayout v:ext="edit">
      <o:idmap v:ext="edit" data="2"/>
    </o:shapelayout>
  </w:hdrShapeDefault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F02"/>
    <w:rsid w:val="00000F5A"/>
    <w:rsid w:val="00000FE5"/>
    <w:rsid w:val="00001CE2"/>
    <w:rsid w:val="00001D6D"/>
    <w:rsid w:val="00001ED5"/>
    <w:rsid w:val="00001F0A"/>
    <w:rsid w:val="00001FDD"/>
    <w:rsid w:val="000039CC"/>
    <w:rsid w:val="000044DF"/>
    <w:rsid w:val="000045B4"/>
    <w:rsid w:val="0000560B"/>
    <w:rsid w:val="00005783"/>
    <w:rsid w:val="000058F2"/>
    <w:rsid w:val="00006162"/>
    <w:rsid w:val="00007096"/>
    <w:rsid w:val="000071EE"/>
    <w:rsid w:val="00007361"/>
    <w:rsid w:val="00007577"/>
    <w:rsid w:val="00007B00"/>
    <w:rsid w:val="00007D5A"/>
    <w:rsid w:val="00007DF8"/>
    <w:rsid w:val="00010343"/>
    <w:rsid w:val="0001082D"/>
    <w:rsid w:val="00010B0F"/>
    <w:rsid w:val="00010B11"/>
    <w:rsid w:val="00010D06"/>
    <w:rsid w:val="00010FBD"/>
    <w:rsid w:val="000121EF"/>
    <w:rsid w:val="000123DC"/>
    <w:rsid w:val="00012C5D"/>
    <w:rsid w:val="00012EF9"/>
    <w:rsid w:val="00012F6B"/>
    <w:rsid w:val="00013F16"/>
    <w:rsid w:val="00016C5C"/>
    <w:rsid w:val="00016DC3"/>
    <w:rsid w:val="00017A3B"/>
    <w:rsid w:val="00017B28"/>
    <w:rsid w:val="000201B8"/>
    <w:rsid w:val="0002074C"/>
    <w:rsid w:val="00021077"/>
    <w:rsid w:val="000217CD"/>
    <w:rsid w:val="00021E3C"/>
    <w:rsid w:val="00022F11"/>
    <w:rsid w:val="000235BB"/>
    <w:rsid w:val="00024602"/>
    <w:rsid w:val="0002495E"/>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D7"/>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7B1"/>
    <w:rsid w:val="00043D0A"/>
    <w:rsid w:val="00044401"/>
    <w:rsid w:val="000446EC"/>
    <w:rsid w:val="000452D1"/>
    <w:rsid w:val="00046813"/>
    <w:rsid w:val="00046BFA"/>
    <w:rsid w:val="00046E06"/>
    <w:rsid w:val="00046F7B"/>
    <w:rsid w:val="0004755D"/>
    <w:rsid w:val="000478DC"/>
    <w:rsid w:val="00047967"/>
    <w:rsid w:val="00047B70"/>
    <w:rsid w:val="00050176"/>
    <w:rsid w:val="00050B7F"/>
    <w:rsid w:val="00050D05"/>
    <w:rsid w:val="00051522"/>
    <w:rsid w:val="000526D7"/>
    <w:rsid w:val="0005331B"/>
    <w:rsid w:val="00055300"/>
    <w:rsid w:val="0005551F"/>
    <w:rsid w:val="000556DE"/>
    <w:rsid w:val="00055D80"/>
    <w:rsid w:val="00055FB6"/>
    <w:rsid w:val="00056C74"/>
    <w:rsid w:val="00056D3C"/>
    <w:rsid w:val="00056FD6"/>
    <w:rsid w:val="000602F1"/>
    <w:rsid w:val="00060A47"/>
    <w:rsid w:val="0006101D"/>
    <w:rsid w:val="00061B09"/>
    <w:rsid w:val="00061F0F"/>
    <w:rsid w:val="0006267B"/>
    <w:rsid w:val="00063037"/>
    <w:rsid w:val="000636ED"/>
    <w:rsid w:val="00063834"/>
    <w:rsid w:val="00066B0B"/>
    <w:rsid w:val="000676FA"/>
    <w:rsid w:val="00070786"/>
    <w:rsid w:val="00070813"/>
    <w:rsid w:val="00070861"/>
    <w:rsid w:val="00070913"/>
    <w:rsid w:val="00070D49"/>
    <w:rsid w:val="00071BB3"/>
    <w:rsid w:val="00072619"/>
    <w:rsid w:val="0007290A"/>
    <w:rsid w:val="000731DD"/>
    <w:rsid w:val="000738B3"/>
    <w:rsid w:val="000744C6"/>
    <w:rsid w:val="00074868"/>
    <w:rsid w:val="00075E91"/>
    <w:rsid w:val="0007687E"/>
    <w:rsid w:val="00076F11"/>
    <w:rsid w:val="00081607"/>
    <w:rsid w:val="00081FE6"/>
    <w:rsid w:val="00082629"/>
    <w:rsid w:val="0008262D"/>
    <w:rsid w:val="00083517"/>
    <w:rsid w:val="0008369A"/>
    <w:rsid w:val="00084018"/>
    <w:rsid w:val="000842D6"/>
    <w:rsid w:val="00084C9A"/>
    <w:rsid w:val="0008593E"/>
    <w:rsid w:val="00086950"/>
    <w:rsid w:val="0008725B"/>
    <w:rsid w:val="000873A1"/>
    <w:rsid w:val="000875C0"/>
    <w:rsid w:val="00087B1F"/>
    <w:rsid w:val="00087B63"/>
    <w:rsid w:val="0009050F"/>
    <w:rsid w:val="00090D0F"/>
    <w:rsid w:val="00090F07"/>
    <w:rsid w:val="00091ABA"/>
    <w:rsid w:val="00091D9A"/>
    <w:rsid w:val="0009385A"/>
    <w:rsid w:val="000941F3"/>
    <w:rsid w:val="0009532C"/>
    <w:rsid w:val="00095F7A"/>
    <w:rsid w:val="000961E6"/>
    <w:rsid w:val="000964DB"/>
    <w:rsid w:val="000966A7"/>
    <w:rsid w:val="000969E5"/>
    <w:rsid w:val="00096A59"/>
    <w:rsid w:val="00096C64"/>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4B4F"/>
    <w:rsid w:val="000B52B4"/>
    <w:rsid w:val="000B5496"/>
    <w:rsid w:val="000B5929"/>
    <w:rsid w:val="000B6486"/>
    <w:rsid w:val="000B6689"/>
    <w:rsid w:val="000B759C"/>
    <w:rsid w:val="000C0218"/>
    <w:rsid w:val="000C0607"/>
    <w:rsid w:val="000C2038"/>
    <w:rsid w:val="000C299A"/>
    <w:rsid w:val="000C2A8D"/>
    <w:rsid w:val="000C2E26"/>
    <w:rsid w:val="000C319E"/>
    <w:rsid w:val="000C39CB"/>
    <w:rsid w:val="000C4244"/>
    <w:rsid w:val="000C4505"/>
    <w:rsid w:val="000C4A1A"/>
    <w:rsid w:val="000C4CCA"/>
    <w:rsid w:val="000C4F0E"/>
    <w:rsid w:val="000C51E0"/>
    <w:rsid w:val="000C5918"/>
    <w:rsid w:val="000C5CEA"/>
    <w:rsid w:val="000C68B9"/>
    <w:rsid w:val="000C6B45"/>
    <w:rsid w:val="000C7B99"/>
    <w:rsid w:val="000D0482"/>
    <w:rsid w:val="000D09B0"/>
    <w:rsid w:val="000D12B3"/>
    <w:rsid w:val="000D295F"/>
    <w:rsid w:val="000D2FA9"/>
    <w:rsid w:val="000D36A3"/>
    <w:rsid w:val="000D3B18"/>
    <w:rsid w:val="000D59CD"/>
    <w:rsid w:val="000D61B5"/>
    <w:rsid w:val="000D7388"/>
    <w:rsid w:val="000E0876"/>
    <w:rsid w:val="000E13CC"/>
    <w:rsid w:val="000E1520"/>
    <w:rsid w:val="000E185E"/>
    <w:rsid w:val="000E1D0E"/>
    <w:rsid w:val="000E2304"/>
    <w:rsid w:val="000E25EF"/>
    <w:rsid w:val="000E3782"/>
    <w:rsid w:val="000E3B4D"/>
    <w:rsid w:val="000E3E2C"/>
    <w:rsid w:val="000E417B"/>
    <w:rsid w:val="000E5570"/>
    <w:rsid w:val="000E5CEF"/>
    <w:rsid w:val="000E62AC"/>
    <w:rsid w:val="000E6452"/>
    <w:rsid w:val="000E6687"/>
    <w:rsid w:val="000E67D4"/>
    <w:rsid w:val="000E6D8E"/>
    <w:rsid w:val="000E7521"/>
    <w:rsid w:val="000E764D"/>
    <w:rsid w:val="000E7984"/>
    <w:rsid w:val="000E798D"/>
    <w:rsid w:val="000F0A71"/>
    <w:rsid w:val="000F21AC"/>
    <w:rsid w:val="000F4192"/>
    <w:rsid w:val="000F450E"/>
    <w:rsid w:val="000F4A41"/>
    <w:rsid w:val="000F4BF9"/>
    <w:rsid w:val="000F52DD"/>
    <w:rsid w:val="000F5F38"/>
    <w:rsid w:val="000F755A"/>
    <w:rsid w:val="0010026D"/>
    <w:rsid w:val="00100BB8"/>
    <w:rsid w:val="00100E67"/>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5AE"/>
    <w:rsid w:val="00111A86"/>
    <w:rsid w:val="00111C78"/>
    <w:rsid w:val="00113235"/>
    <w:rsid w:val="00113975"/>
    <w:rsid w:val="00113CE2"/>
    <w:rsid w:val="00114318"/>
    <w:rsid w:val="00114645"/>
    <w:rsid w:val="00115725"/>
    <w:rsid w:val="00115D10"/>
    <w:rsid w:val="00116003"/>
    <w:rsid w:val="001165C1"/>
    <w:rsid w:val="00116C0B"/>
    <w:rsid w:val="001173FD"/>
    <w:rsid w:val="00117B7D"/>
    <w:rsid w:val="001202AB"/>
    <w:rsid w:val="00120D8A"/>
    <w:rsid w:val="0012197C"/>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B70"/>
    <w:rsid w:val="00132256"/>
    <w:rsid w:val="001331BA"/>
    <w:rsid w:val="00133774"/>
    <w:rsid w:val="00136EE9"/>
    <w:rsid w:val="00136F59"/>
    <w:rsid w:val="00140BCE"/>
    <w:rsid w:val="00141801"/>
    <w:rsid w:val="00141D17"/>
    <w:rsid w:val="0014277C"/>
    <w:rsid w:val="00142A0B"/>
    <w:rsid w:val="00143878"/>
    <w:rsid w:val="00143E02"/>
    <w:rsid w:val="00144CF9"/>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750"/>
    <w:rsid w:val="00164FC9"/>
    <w:rsid w:val="001653A9"/>
    <w:rsid w:val="001653FC"/>
    <w:rsid w:val="00165607"/>
    <w:rsid w:val="00165BCC"/>
    <w:rsid w:val="00165F0D"/>
    <w:rsid w:val="00166437"/>
    <w:rsid w:val="001671BD"/>
    <w:rsid w:val="00167AE5"/>
    <w:rsid w:val="001702B9"/>
    <w:rsid w:val="001712C3"/>
    <w:rsid w:val="00171AC4"/>
    <w:rsid w:val="001734D1"/>
    <w:rsid w:val="0017397C"/>
    <w:rsid w:val="00174201"/>
    <w:rsid w:val="00177208"/>
    <w:rsid w:val="001774E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3F39"/>
    <w:rsid w:val="001841D6"/>
    <w:rsid w:val="00184DA3"/>
    <w:rsid w:val="00184F5F"/>
    <w:rsid w:val="001857F0"/>
    <w:rsid w:val="00185AED"/>
    <w:rsid w:val="00185B7C"/>
    <w:rsid w:val="00186723"/>
    <w:rsid w:val="001868D4"/>
    <w:rsid w:val="00186A8B"/>
    <w:rsid w:val="001870E7"/>
    <w:rsid w:val="00187C3B"/>
    <w:rsid w:val="00187E83"/>
    <w:rsid w:val="00187EA4"/>
    <w:rsid w:val="001910A5"/>
    <w:rsid w:val="001914B8"/>
    <w:rsid w:val="001920A8"/>
    <w:rsid w:val="00192329"/>
    <w:rsid w:val="00192B07"/>
    <w:rsid w:val="00192C66"/>
    <w:rsid w:val="00193064"/>
    <w:rsid w:val="00193C34"/>
    <w:rsid w:val="00193CFE"/>
    <w:rsid w:val="001941E3"/>
    <w:rsid w:val="00194A46"/>
    <w:rsid w:val="00196099"/>
    <w:rsid w:val="0019619A"/>
    <w:rsid w:val="001968A8"/>
    <w:rsid w:val="001973A6"/>
    <w:rsid w:val="001A00B7"/>
    <w:rsid w:val="001A0162"/>
    <w:rsid w:val="001A027D"/>
    <w:rsid w:val="001A1A10"/>
    <w:rsid w:val="001A246F"/>
    <w:rsid w:val="001A2748"/>
    <w:rsid w:val="001A2D08"/>
    <w:rsid w:val="001A31E5"/>
    <w:rsid w:val="001A37BC"/>
    <w:rsid w:val="001A3AE7"/>
    <w:rsid w:val="001A4102"/>
    <w:rsid w:val="001A4988"/>
    <w:rsid w:val="001A677D"/>
    <w:rsid w:val="001A6A30"/>
    <w:rsid w:val="001A7275"/>
    <w:rsid w:val="001A72A6"/>
    <w:rsid w:val="001A72CD"/>
    <w:rsid w:val="001A798A"/>
    <w:rsid w:val="001A7AB5"/>
    <w:rsid w:val="001B0323"/>
    <w:rsid w:val="001B09C1"/>
    <w:rsid w:val="001B129C"/>
    <w:rsid w:val="001B2341"/>
    <w:rsid w:val="001B421E"/>
    <w:rsid w:val="001B5E59"/>
    <w:rsid w:val="001B65E5"/>
    <w:rsid w:val="001B66CF"/>
    <w:rsid w:val="001B6EFC"/>
    <w:rsid w:val="001B7FE0"/>
    <w:rsid w:val="001C088D"/>
    <w:rsid w:val="001C0F72"/>
    <w:rsid w:val="001C115F"/>
    <w:rsid w:val="001C18EC"/>
    <w:rsid w:val="001C1CA1"/>
    <w:rsid w:val="001C1EF6"/>
    <w:rsid w:val="001C22AE"/>
    <w:rsid w:val="001C2A3A"/>
    <w:rsid w:val="001C2DEB"/>
    <w:rsid w:val="001C38EF"/>
    <w:rsid w:val="001C4361"/>
    <w:rsid w:val="001C5A65"/>
    <w:rsid w:val="001C619E"/>
    <w:rsid w:val="001C6365"/>
    <w:rsid w:val="001C6B3D"/>
    <w:rsid w:val="001C72D6"/>
    <w:rsid w:val="001C7D7E"/>
    <w:rsid w:val="001D0312"/>
    <w:rsid w:val="001D0807"/>
    <w:rsid w:val="001D1928"/>
    <w:rsid w:val="001D193B"/>
    <w:rsid w:val="001D19AF"/>
    <w:rsid w:val="001D23A2"/>
    <w:rsid w:val="001D33A9"/>
    <w:rsid w:val="001D37E3"/>
    <w:rsid w:val="001D3992"/>
    <w:rsid w:val="001D4F11"/>
    <w:rsid w:val="001D5FAB"/>
    <w:rsid w:val="001D7663"/>
    <w:rsid w:val="001D7DD8"/>
    <w:rsid w:val="001E085C"/>
    <w:rsid w:val="001E1048"/>
    <w:rsid w:val="001E1F2D"/>
    <w:rsid w:val="001E22E6"/>
    <w:rsid w:val="001E2F44"/>
    <w:rsid w:val="001E3177"/>
    <w:rsid w:val="001E4497"/>
    <w:rsid w:val="001E4842"/>
    <w:rsid w:val="001E49FF"/>
    <w:rsid w:val="001E4BA2"/>
    <w:rsid w:val="001E4DE3"/>
    <w:rsid w:val="001E59BA"/>
    <w:rsid w:val="001E6034"/>
    <w:rsid w:val="001E636B"/>
    <w:rsid w:val="001E6731"/>
    <w:rsid w:val="001E7BE6"/>
    <w:rsid w:val="001F17E1"/>
    <w:rsid w:val="001F1809"/>
    <w:rsid w:val="001F19DE"/>
    <w:rsid w:val="001F3D16"/>
    <w:rsid w:val="001F44BA"/>
    <w:rsid w:val="001F48A2"/>
    <w:rsid w:val="001F6591"/>
    <w:rsid w:val="001F65BB"/>
    <w:rsid w:val="001F7291"/>
    <w:rsid w:val="001F7999"/>
    <w:rsid w:val="00200072"/>
    <w:rsid w:val="002009A5"/>
    <w:rsid w:val="00201002"/>
    <w:rsid w:val="002014D3"/>
    <w:rsid w:val="00202DA5"/>
    <w:rsid w:val="00203AE6"/>
    <w:rsid w:val="00203F1A"/>
    <w:rsid w:val="002043A2"/>
    <w:rsid w:val="00205B5C"/>
    <w:rsid w:val="002060A1"/>
    <w:rsid w:val="00206286"/>
    <w:rsid w:val="00206D76"/>
    <w:rsid w:val="002073CE"/>
    <w:rsid w:val="002104E7"/>
    <w:rsid w:val="0021087A"/>
    <w:rsid w:val="0021117D"/>
    <w:rsid w:val="00211507"/>
    <w:rsid w:val="0021166B"/>
    <w:rsid w:val="002125AB"/>
    <w:rsid w:val="0021280E"/>
    <w:rsid w:val="00213235"/>
    <w:rsid w:val="0021515C"/>
    <w:rsid w:val="002155BC"/>
    <w:rsid w:val="00215CEF"/>
    <w:rsid w:val="002166AE"/>
    <w:rsid w:val="002173BF"/>
    <w:rsid w:val="00217B67"/>
    <w:rsid w:val="00220566"/>
    <w:rsid w:val="00220988"/>
    <w:rsid w:val="00221CAB"/>
    <w:rsid w:val="00222439"/>
    <w:rsid w:val="0022283B"/>
    <w:rsid w:val="00222902"/>
    <w:rsid w:val="0022369A"/>
    <w:rsid w:val="0022399B"/>
    <w:rsid w:val="00223D2C"/>
    <w:rsid w:val="00224670"/>
    <w:rsid w:val="00224896"/>
    <w:rsid w:val="002248B9"/>
    <w:rsid w:val="00224C08"/>
    <w:rsid w:val="00225391"/>
    <w:rsid w:val="002264C0"/>
    <w:rsid w:val="00226662"/>
    <w:rsid w:val="00226AD5"/>
    <w:rsid w:val="0022713B"/>
    <w:rsid w:val="00227A1B"/>
    <w:rsid w:val="00227BC7"/>
    <w:rsid w:val="00227CFD"/>
    <w:rsid w:val="00227E0D"/>
    <w:rsid w:val="00230B76"/>
    <w:rsid w:val="00230D87"/>
    <w:rsid w:val="002319F8"/>
    <w:rsid w:val="00232750"/>
    <w:rsid w:val="00232C10"/>
    <w:rsid w:val="00232D94"/>
    <w:rsid w:val="002330B7"/>
    <w:rsid w:val="00233F58"/>
    <w:rsid w:val="00234187"/>
    <w:rsid w:val="00234471"/>
    <w:rsid w:val="0023498D"/>
    <w:rsid w:val="002361A0"/>
    <w:rsid w:val="002375B7"/>
    <w:rsid w:val="00237988"/>
    <w:rsid w:val="00240496"/>
    <w:rsid w:val="002439E2"/>
    <w:rsid w:val="00243A15"/>
    <w:rsid w:val="0024420D"/>
    <w:rsid w:val="00244C0B"/>
    <w:rsid w:val="00246235"/>
    <w:rsid w:val="00246AD9"/>
    <w:rsid w:val="00246E10"/>
    <w:rsid w:val="00247045"/>
    <w:rsid w:val="00247B71"/>
    <w:rsid w:val="00247EAD"/>
    <w:rsid w:val="00247F00"/>
    <w:rsid w:val="00250977"/>
    <w:rsid w:val="00250E1D"/>
    <w:rsid w:val="00250F3A"/>
    <w:rsid w:val="0025179F"/>
    <w:rsid w:val="00251827"/>
    <w:rsid w:val="00251E77"/>
    <w:rsid w:val="00251F84"/>
    <w:rsid w:val="00252479"/>
    <w:rsid w:val="00253065"/>
    <w:rsid w:val="0025389A"/>
    <w:rsid w:val="00253CA4"/>
    <w:rsid w:val="00254758"/>
    <w:rsid w:val="00254A09"/>
    <w:rsid w:val="00254C60"/>
    <w:rsid w:val="00255DC8"/>
    <w:rsid w:val="00255FCF"/>
    <w:rsid w:val="0025660B"/>
    <w:rsid w:val="00256776"/>
    <w:rsid w:val="00256A1B"/>
    <w:rsid w:val="00256C2B"/>
    <w:rsid w:val="00256DD8"/>
    <w:rsid w:val="00257290"/>
    <w:rsid w:val="002573CD"/>
    <w:rsid w:val="00257759"/>
    <w:rsid w:val="00257D1B"/>
    <w:rsid w:val="002605F4"/>
    <w:rsid w:val="00260621"/>
    <w:rsid w:val="00260A9D"/>
    <w:rsid w:val="0026153E"/>
    <w:rsid w:val="0026228E"/>
    <w:rsid w:val="0026366D"/>
    <w:rsid w:val="00263B86"/>
    <w:rsid w:val="00264463"/>
    <w:rsid w:val="002664F6"/>
    <w:rsid w:val="00266F53"/>
    <w:rsid w:val="00266FC1"/>
    <w:rsid w:val="0026766A"/>
    <w:rsid w:val="00267803"/>
    <w:rsid w:val="002705E3"/>
    <w:rsid w:val="00270DE9"/>
    <w:rsid w:val="00270EFF"/>
    <w:rsid w:val="0027185E"/>
    <w:rsid w:val="00271973"/>
    <w:rsid w:val="00271D5B"/>
    <w:rsid w:val="002724E9"/>
    <w:rsid w:val="0027253B"/>
    <w:rsid w:val="00272691"/>
    <w:rsid w:val="00272ABB"/>
    <w:rsid w:val="00272ABC"/>
    <w:rsid w:val="00272E0A"/>
    <w:rsid w:val="002732B1"/>
    <w:rsid w:val="0027357C"/>
    <w:rsid w:val="00273EA5"/>
    <w:rsid w:val="00274410"/>
    <w:rsid w:val="00274B23"/>
    <w:rsid w:val="0027501D"/>
    <w:rsid w:val="002752AB"/>
    <w:rsid w:val="00276A4D"/>
    <w:rsid w:val="00277567"/>
    <w:rsid w:val="00277BE1"/>
    <w:rsid w:val="00277D6A"/>
    <w:rsid w:val="00280065"/>
    <w:rsid w:val="002804F3"/>
    <w:rsid w:val="00280D4D"/>
    <w:rsid w:val="00281331"/>
    <w:rsid w:val="00281B0C"/>
    <w:rsid w:val="00282E72"/>
    <w:rsid w:val="00283800"/>
    <w:rsid w:val="00283AAA"/>
    <w:rsid w:val="0028424B"/>
    <w:rsid w:val="002843C1"/>
    <w:rsid w:val="00284E9F"/>
    <w:rsid w:val="00286BFC"/>
    <w:rsid w:val="00286E37"/>
    <w:rsid w:val="0028700F"/>
    <w:rsid w:val="00287C63"/>
    <w:rsid w:val="00287D00"/>
    <w:rsid w:val="00290E49"/>
    <w:rsid w:val="002914C7"/>
    <w:rsid w:val="00291E45"/>
    <w:rsid w:val="00292B1B"/>
    <w:rsid w:val="00292E4F"/>
    <w:rsid w:val="0029312D"/>
    <w:rsid w:val="00293969"/>
    <w:rsid w:val="00293AB2"/>
    <w:rsid w:val="00293D50"/>
    <w:rsid w:val="00294086"/>
    <w:rsid w:val="00294C71"/>
    <w:rsid w:val="00294F72"/>
    <w:rsid w:val="00295042"/>
    <w:rsid w:val="00295973"/>
    <w:rsid w:val="0029616A"/>
    <w:rsid w:val="002969FC"/>
    <w:rsid w:val="00296E78"/>
    <w:rsid w:val="00296EAE"/>
    <w:rsid w:val="00297215"/>
    <w:rsid w:val="00297D71"/>
    <w:rsid w:val="002A0730"/>
    <w:rsid w:val="002A13DE"/>
    <w:rsid w:val="002A15A0"/>
    <w:rsid w:val="002A1C44"/>
    <w:rsid w:val="002A23B1"/>
    <w:rsid w:val="002A252A"/>
    <w:rsid w:val="002A39F7"/>
    <w:rsid w:val="002A4CC8"/>
    <w:rsid w:val="002A4FE9"/>
    <w:rsid w:val="002A610C"/>
    <w:rsid w:val="002A6A60"/>
    <w:rsid w:val="002A77D5"/>
    <w:rsid w:val="002B27EA"/>
    <w:rsid w:val="002B2D20"/>
    <w:rsid w:val="002B2E5E"/>
    <w:rsid w:val="002B3CA2"/>
    <w:rsid w:val="002B4267"/>
    <w:rsid w:val="002B4853"/>
    <w:rsid w:val="002B48F1"/>
    <w:rsid w:val="002B5609"/>
    <w:rsid w:val="002B56EB"/>
    <w:rsid w:val="002B618C"/>
    <w:rsid w:val="002B6377"/>
    <w:rsid w:val="002B6B81"/>
    <w:rsid w:val="002B70C7"/>
    <w:rsid w:val="002B7129"/>
    <w:rsid w:val="002B7A87"/>
    <w:rsid w:val="002C0E70"/>
    <w:rsid w:val="002C21B7"/>
    <w:rsid w:val="002C22FB"/>
    <w:rsid w:val="002C2405"/>
    <w:rsid w:val="002C2714"/>
    <w:rsid w:val="002C2B9A"/>
    <w:rsid w:val="002C2FAB"/>
    <w:rsid w:val="002C329F"/>
    <w:rsid w:val="002C351C"/>
    <w:rsid w:val="002C4011"/>
    <w:rsid w:val="002C4469"/>
    <w:rsid w:val="002C49D7"/>
    <w:rsid w:val="002C4B64"/>
    <w:rsid w:val="002C5117"/>
    <w:rsid w:val="002C52A6"/>
    <w:rsid w:val="002C5BB0"/>
    <w:rsid w:val="002C7C97"/>
    <w:rsid w:val="002D0486"/>
    <w:rsid w:val="002D0793"/>
    <w:rsid w:val="002D1072"/>
    <w:rsid w:val="002D147D"/>
    <w:rsid w:val="002D1628"/>
    <w:rsid w:val="002D343F"/>
    <w:rsid w:val="002D3956"/>
    <w:rsid w:val="002D44FC"/>
    <w:rsid w:val="002D52AE"/>
    <w:rsid w:val="002D53CB"/>
    <w:rsid w:val="002D5589"/>
    <w:rsid w:val="002D57CA"/>
    <w:rsid w:val="002D5943"/>
    <w:rsid w:val="002D5DB5"/>
    <w:rsid w:val="002D624E"/>
    <w:rsid w:val="002D6A7C"/>
    <w:rsid w:val="002D6D83"/>
    <w:rsid w:val="002D79C1"/>
    <w:rsid w:val="002E0375"/>
    <w:rsid w:val="002E0450"/>
    <w:rsid w:val="002E06C0"/>
    <w:rsid w:val="002E20F5"/>
    <w:rsid w:val="002E2888"/>
    <w:rsid w:val="002E2D17"/>
    <w:rsid w:val="002E39E1"/>
    <w:rsid w:val="002E4533"/>
    <w:rsid w:val="002E5A3A"/>
    <w:rsid w:val="002E5C2C"/>
    <w:rsid w:val="002E60DD"/>
    <w:rsid w:val="002E65F6"/>
    <w:rsid w:val="002E698E"/>
    <w:rsid w:val="002E6C26"/>
    <w:rsid w:val="002E6CE5"/>
    <w:rsid w:val="002E6E5A"/>
    <w:rsid w:val="002E799E"/>
    <w:rsid w:val="002E7BBB"/>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992"/>
    <w:rsid w:val="002F5CD0"/>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06FD4"/>
    <w:rsid w:val="003106EA"/>
    <w:rsid w:val="00310C09"/>
    <w:rsid w:val="0031128E"/>
    <w:rsid w:val="0031157A"/>
    <w:rsid w:val="00311C27"/>
    <w:rsid w:val="003121DC"/>
    <w:rsid w:val="00312B55"/>
    <w:rsid w:val="00313277"/>
    <w:rsid w:val="0031376B"/>
    <w:rsid w:val="00313A5F"/>
    <w:rsid w:val="00313F5F"/>
    <w:rsid w:val="003141E6"/>
    <w:rsid w:val="0031424B"/>
    <w:rsid w:val="00314BC0"/>
    <w:rsid w:val="003155D8"/>
    <w:rsid w:val="00315A7B"/>
    <w:rsid w:val="003166C1"/>
    <w:rsid w:val="003168CC"/>
    <w:rsid w:val="00317042"/>
    <w:rsid w:val="00317901"/>
    <w:rsid w:val="00317A25"/>
    <w:rsid w:val="00317C4C"/>
    <w:rsid w:val="00320141"/>
    <w:rsid w:val="0032038F"/>
    <w:rsid w:val="0032045A"/>
    <w:rsid w:val="00320B6C"/>
    <w:rsid w:val="00320DE7"/>
    <w:rsid w:val="00320F50"/>
    <w:rsid w:val="0032113C"/>
    <w:rsid w:val="003220E3"/>
    <w:rsid w:val="00323750"/>
    <w:rsid w:val="00324722"/>
    <w:rsid w:val="0032479B"/>
    <w:rsid w:val="003247BC"/>
    <w:rsid w:val="00324EF2"/>
    <w:rsid w:val="0032544A"/>
    <w:rsid w:val="003254E8"/>
    <w:rsid w:val="003258A3"/>
    <w:rsid w:val="00325ABB"/>
    <w:rsid w:val="00325BC1"/>
    <w:rsid w:val="00325CE1"/>
    <w:rsid w:val="0032637E"/>
    <w:rsid w:val="00326F10"/>
    <w:rsid w:val="003272C0"/>
    <w:rsid w:val="00327AD1"/>
    <w:rsid w:val="0033010C"/>
    <w:rsid w:val="00330300"/>
    <w:rsid w:val="00330B7A"/>
    <w:rsid w:val="00330BF2"/>
    <w:rsid w:val="00330C3C"/>
    <w:rsid w:val="00330D5C"/>
    <w:rsid w:val="0033100D"/>
    <w:rsid w:val="003319D2"/>
    <w:rsid w:val="00331D3A"/>
    <w:rsid w:val="00331FFA"/>
    <w:rsid w:val="003320F1"/>
    <w:rsid w:val="00332355"/>
    <w:rsid w:val="00332461"/>
    <w:rsid w:val="0033277D"/>
    <w:rsid w:val="003333B1"/>
    <w:rsid w:val="003338A4"/>
    <w:rsid w:val="00333ED3"/>
    <w:rsid w:val="00333F20"/>
    <w:rsid w:val="00334011"/>
    <w:rsid w:val="0033419E"/>
    <w:rsid w:val="003344CD"/>
    <w:rsid w:val="00334BAA"/>
    <w:rsid w:val="0033523D"/>
    <w:rsid w:val="00337BBF"/>
    <w:rsid w:val="0034008B"/>
    <w:rsid w:val="00340B9A"/>
    <w:rsid w:val="00340BDE"/>
    <w:rsid w:val="0034177A"/>
    <w:rsid w:val="00342E7E"/>
    <w:rsid w:val="003440D3"/>
    <w:rsid w:val="003449DC"/>
    <w:rsid w:val="00344C45"/>
    <w:rsid w:val="00345082"/>
    <w:rsid w:val="00345548"/>
    <w:rsid w:val="003458BB"/>
    <w:rsid w:val="00346067"/>
    <w:rsid w:val="0034644D"/>
    <w:rsid w:val="003466F7"/>
    <w:rsid w:val="00346A41"/>
    <w:rsid w:val="00346B5F"/>
    <w:rsid w:val="00346C53"/>
    <w:rsid w:val="0034743C"/>
    <w:rsid w:val="00347C00"/>
    <w:rsid w:val="003507AA"/>
    <w:rsid w:val="00350C5C"/>
    <w:rsid w:val="00350D9B"/>
    <w:rsid w:val="003512D7"/>
    <w:rsid w:val="00351A9E"/>
    <w:rsid w:val="00351B29"/>
    <w:rsid w:val="00351F2F"/>
    <w:rsid w:val="00352CA1"/>
    <w:rsid w:val="003541D2"/>
    <w:rsid w:val="00354378"/>
    <w:rsid w:val="00354DA7"/>
    <w:rsid w:val="0035573A"/>
    <w:rsid w:val="00355FEF"/>
    <w:rsid w:val="00356562"/>
    <w:rsid w:val="00357826"/>
    <w:rsid w:val="00357912"/>
    <w:rsid w:val="00357B9F"/>
    <w:rsid w:val="00357F8F"/>
    <w:rsid w:val="00360412"/>
    <w:rsid w:val="00363A7A"/>
    <w:rsid w:val="00363AF7"/>
    <w:rsid w:val="00363F42"/>
    <w:rsid w:val="00364940"/>
    <w:rsid w:val="00365A0E"/>
    <w:rsid w:val="0036633F"/>
    <w:rsid w:val="00367F08"/>
    <w:rsid w:val="00367F54"/>
    <w:rsid w:val="00370C4A"/>
    <w:rsid w:val="003715EF"/>
    <w:rsid w:val="00371D1F"/>
    <w:rsid w:val="0037219F"/>
    <w:rsid w:val="00372DD8"/>
    <w:rsid w:val="00373310"/>
    <w:rsid w:val="00373C03"/>
    <w:rsid w:val="00373EEC"/>
    <w:rsid w:val="003741BD"/>
    <w:rsid w:val="00375038"/>
    <w:rsid w:val="0037509C"/>
    <w:rsid w:val="00375381"/>
    <w:rsid w:val="00375653"/>
    <w:rsid w:val="003770D4"/>
    <w:rsid w:val="00380068"/>
    <w:rsid w:val="00380EFF"/>
    <w:rsid w:val="00381790"/>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D5"/>
    <w:rsid w:val="00394FE7"/>
    <w:rsid w:val="003959BB"/>
    <w:rsid w:val="003969AF"/>
    <w:rsid w:val="0039734D"/>
    <w:rsid w:val="00397C1F"/>
    <w:rsid w:val="003A03D7"/>
    <w:rsid w:val="003A1A1D"/>
    <w:rsid w:val="003A227B"/>
    <w:rsid w:val="003A2CB6"/>
    <w:rsid w:val="003A346A"/>
    <w:rsid w:val="003A3F03"/>
    <w:rsid w:val="003A4E29"/>
    <w:rsid w:val="003A6069"/>
    <w:rsid w:val="003A6D52"/>
    <w:rsid w:val="003A7120"/>
    <w:rsid w:val="003B0843"/>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320C"/>
    <w:rsid w:val="003C3D72"/>
    <w:rsid w:val="003C3EBA"/>
    <w:rsid w:val="003C4041"/>
    <w:rsid w:val="003C4831"/>
    <w:rsid w:val="003C4FDD"/>
    <w:rsid w:val="003C5930"/>
    <w:rsid w:val="003C5BB5"/>
    <w:rsid w:val="003C5DED"/>
    <w:rsid w:val="003C6235"/>
    <w:rsid w:val="003C64D1"/>
    <w:rsid w:val="003C7593"/>
    <w:rsid w:val="003C7C70"/>
    <w:rsid w:val="003D03C6"/>
    <w:rsid w:val="003D0C51"/>
    <w:rsid w:val="003D1628"/>
    <w:rsid w:val="003D1A08"/>
    <w:rsid w:val="003D2848"/>
    <w:rsid w:val="003D2DCB"/>
    <w:rsid w:val="003D30CC"/>
    <w:rsid w:val="003D5288"/>
    <w:rsid w:val="003D5A70"/>
    <w:rsid w:val="003D5DE0"/>
    <w:rsid w:val="003D613D"/>
    <w:rsid w:val="003D69B2"/>
    <w:rsid w:val="003D6E4F"/>
    <w:rsid w:val="003D7746"/>
    <w:rsid w:val="003D7CBA"/>
    <w:rsid w:val="003E05B5"/>
    <w:rsid w:val="003E08B2"/>
    <w:rsid w:val="003E2B49"/>
    <w:rsid w:val="003E3729"/>
    <w:rsid w:val="003E3AD0"/>
    <w:rsid w:val="003E3B2B"/>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28C"/>
    <w:rsid w:val="003F4107"/>
    <w:rsid w:val="003F5540"/>
    <w:rsid w:val="003F5707"/>
    <w:rsid w:val="003F5B82"/>
    <w:rsid w:val="003F6706"/>
    <w:rsid w:val="003F6DD0"/>
    <w:rsid w:val="003F7171"/>
    <w:rsid w:val="003F760B"/>
    <w:rsid w:val="003F7762"/>
    <w:rsid w:val="00400D87"/>
    <w:rsid w:val="004011FE"/>
    <w:rsid w:val="004013CE"/>
    <w:rsid w:val="00401592"/>
    <w:rsid w:val="0040252D"/>
    <w:rsid w:val="00403071"/>
    <w:rsid w:val="00403362"/>
    <w:rsid w:val="00403EA7"/>
    <w:rsid w:val="004040EB"/>
    <w:rsid w:val="004047F0"/>
    <w:rsid w:val="00404B3B"/>
    <w:rsid w:val="00404C81"/>
    <w:rsid w:val="00404F1E"/>
    <w:rsid w:val="004057ED"/>
    <w:rsid w:val="00405A1F"/>
    <w:rsid w:val="004062DA"/>
    <w:rsid w:val="00407D62"/>
    <w:rsid w:val="004100BF"/>
    <w:rsid w:val="00410DD3"/>
    <w:rsid w:val="00411F94"/>
    <w:rsid w:val="004123F0"/>
    <w:rsid w:val="00412BAD"/>
    <w:rsid w:val="0041328B"/>
    <w:rsid w:val="0041457A"/>
    <w:rsid w:val="00415078"/>
    <w:rsid w:val="0041581E"/>
    <w:rsid w:val="00415899"/>
    <w:rsid w:val="00415AC5"/>
    <w:rsid w:val="00416433"/>
    <w:rsid w:val="0041652C"/>
    <w:rsid w:val="0041685F"/>
    <w:rsid w:val="004168FE"/>
    <w:rsid w:val="00416D37"/>
    <w:rsid w:val="004170A1"/>
    <w:rsid w:val="0041729A"/>
    <w:rsid w:val="0041735F"/>
    <w:rsid w:val="004174A8"/>
    <w:rsid w:val="00417C75"/>
    <w:rsid w:val="004202C6"/>
    <w:rsid w:val="004210B6"/>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3AAD"/>
    <w:rsid w:val="00433AFC"/>
    <w:rsid w:val="00433BF4"/>
    <w:rsid w:val="00433F58"/>
    <w:rsid w:val="004340D9"/>
    <w:rsid w:val="00434325"/>
    <w:rsid w:val="00434559"/>
    <w:rsid w:val="00434F4C"/>
    <w:rsid w:val="004356A1"/>
    <w:rsid w:val="00435C65"/>
    <w:rsid w:val="00435E96"/>
    <w:rsid w:val="00435EF0"/>
    <w:rsid w:val="004363F2"/>
    <w:rsid w:val="00436908"/>
    <w:rsid w:val="00437A00"/>
    <w:rsid w:val="004400C1"/>
    <w:rsid w:val="00441091"/>
    <w:rsid w:val="00441ADB"/>
    <w:rsid w:val="004421E3"/>
    <w:rsid w:val="00442927"/>
    <w:rsid w:val="0044303A"/>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B42"/>
    <w:rsid w:val="00453871"/>
    <w:rsid w:val="00454C5B"/>
    <w:rsid w:val="00454E8C"/>
    <w:rsid w:val="00455715"/>
    <w:rsid w:val="0045571B"/>
    <w:rsid w:val="00455BBA"/>
    <w:rsid w:val="0045665E"/>
    <w:rsid w:val="004566C3"/>
    <w:rsid w:val="00456F32"/>
    <w:rsid w:val="00457376"/>
    <w:rsid w:val="00457957"/>
    <w:rsid w:val="00460473"/>
    <w:rsid w:val="0046086B"/>
    <w:rsid w:val="00461D1B"/>
    <w:rsid w:val="00462C8C"/>
    <w:rsid w:val="00463A6A"/>
    <w:rsid w:val="00463F1A"/>
    <w:rsid w:val="00464536"/>
    <w:rsid w:val="00464C84"/>
    <w:rsid w:val="0046555C"/>
    <w:rsid w:val="00465B62"/>
    <w:rsid w:val="00465B65"/>
    <w:rsid w:val="00465CB8"/>
    <w:rsid w:val="00465F43"/>
    <w:rsid w:val="00466A15"/>
    <w:rsid w:val="0047056E"/>
    <w:rsid w:val="00470B4E"/>
    <w:rsid w:val="00471277"/>
    <w:rsid w:val="00471E95"/>
    <w:rsid w:val="00471FE6"/>
    <w:rsid w:val="00472D3C"/>
    <w:rsid w:val="00473600"/>
    <w:rsid w:val="0047367B"/>
    <w:rsid w:val="004740EF"/>
    <w:rsid w:val="00474CD3"/>
    <w:rsid w:val="00474FB0"/>
    <w:rsid w:val="004752C0"/>
    <w:rsid w:val="00475537"/>
    <w:rsid w:val="0047558C"/>
    <w:rsid w:val="004756EC"/>
    <w:rsid w:val="00475EC7"/>
    <w:rsid w:val="00475EE0"/>
    <w:rsid w:val="00476153"/>
    <w:rsid w:val="0047786D"/>
    <w:rsid w:val="00477B7C"/>
    <w:rsid w:val="00477ECC"/>
    <w:rsid w:val="004800DF"/>
    <w:rsid w:val="004803FA"/>
    <w:rsid w:val="0048090E"/>
    <w:rsid w:val="004817D7"/>
    <w:rsid w:val="004820D1"/>
    <w:rsid w:val="004838FC"/>
    <w:rsid w:val="0048393A"/>
    <w:rsid w:val="00483F66"/>
    <w:rsid w:val="00485413"/>
    <w:rsid w:val="00485E05"/>
    <w:rsid w:val="0048765F"/>
    <w:rsid w:val="00487678"/>
    <w:rsid w:val="00490220"/>
    <w:rsid w:val="004911CF"/>
    <w:rsid w:val="00491408"/>
    <w:rsid w:val="00492A25"/>
    <w:rsid w:val="004938C1"/>
    <w:rsid w:val="00493DA5"/>
    <w:rsid w:val="00494595"/>
    <w:rsid w:val="0049513B"/>
    <w:rsid w:val="004954FC"/>
    <w:rsid w:val="0049555C"/>
    <w:rsid w:val="00495EBC"/>
    <w:rsid w:val="004962AB"/>
    <w:rsid w:val="0049637C"/>
    <w:rsid w:val="00497A4C"/>
    <w:rsid w:val="00497FCE"/>
    <w:rsid w:val="004A03F2"/>
    <w:rsid w:val="004A0A80"/>
    <w:rsid w:val="004A120A"/>
    <w:rsid w:val="004A15ED"/>
    <w:rsid w:val="004A19CB"/>
    <w:rsid w:val="004A19D3"/>
    <w:rsid w:val="004A1B60"/>
    <w:rsid w:val="004A1BEF"/>
    <w:rsid w:val="004A1D08"/>
    <w:rsid w:val="004A1E5B"/>
    <w:rsid w:val="004A2549"/>
    <w:rsid w:val="004A269D"/>
    <w:rsid w:val="004A31AC"/>
    <w:rsid w:val="004A4382"/>
    <w:rsid w:val="004A4C5D"/>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C70"/>
    <w:rsid w:val="004B3D4C"/>
    <w:rsid w:val="004B3DA4"/>
    <w:rsid w:val="004B3FA4"/>
    <w:rsid w:val="004B4C8A"/>
    <w:rsid w:val="004B4D92"/>
    <w:rsid w:val="004B5448"/>
    <w:rsid w:val="004B581F"/>
    <w:rsid w:val="004B5EAA"/>
    <w:rsid w:val="004B6126"/>
    <w:rsid w:val="004B7157"/>
    <w:rsid w:val="004B74FA"/>
    <w:rsid w:val="004B79C9"/>
    <w:rsid w:val="004C0CB2"/>
    <w:rsid w:val="004C0E74"/>
    <w:rsid w:val="004C129D"/>
    <w:rsid w:val="004C17BE"/>
    <w:rsid w:val="004C1B98"/>
    <w:rsid w:val="004C3196"/>
    <w:rsid w:val="004C3861"/>
    <w:rsid w:val="004C420C"/>
    <w:rsid w:val="004C4336"/>
    <w:rsid w:val="004C470E"/>
    <w:rsid w:val="004C4BD3"/>
    <w:rsid w:val="004C4CAA"/>
    <w:rsid w:val="004C52E5"/>
    <w:rsid w:val="004C5E42"/>
    <w:rsid w:val="004C62B9"/>
    <w:rsid w:val="004C6409"/>
    <w:rsid w:val="004C6BB2"/>
    <w:rsid w:val="004C6BE5"/>
    <w:rsid w:val="004C758A"/>
    <w:rsid w:val="004C79EC"/>
    <w:rsid w:val="004C7E11"/>
    <w:rsid w:val="004D0C3F"/>
    <w:rsid w:val="004D0E59"/>
    <w:rsid w:val="004D12EE"/>
    <w:rsid w:val="004D1EF1"/>
    <w:rsid w:val="004D2895"/>
    <w:rsid w:val="004D2F3F"/>
    <w:rsid w:val="004D379D"/>
    <w:rsid w:val="004D5366"/>
    <w:rsid w:val="004D62A5"/>
    <w:rsid w:val="004D6C7B"/>
    <w:rsid w:val="004D74E9"/>
    <w:rsid w:val="004D75CA"/>
    <w:rsid w:val="004D7B15"/>
    <w:rsid w:val="004E02FF"/>
    <w:rsid w:val="004E0606"/>
    <w:rsid w:val="004E09B3"/>
    <w:rsid w:val="004E0FA4"/>
    <w:rsid w:val="004E0FA7"/>
    <w:rsid w:val="004E1745"/>
    <w:rsid w:val="004E227A"/>
    <w:rsid w:val="004E2575"/>
    <w:rsid w:val="004E28B2"/>
    <w:rsid w:val="004E2C87"/>
    <w:rsid w:val="004E36CF"/>
    <w:rsid w:val="004E4031"/>
    <w:rsid w:val="004E40D3"/>
    <w:rsid w:val="004E5637"/>
    <w:rsid w:val="004E568C"/>
    <w:rsid w:val="004E5B70"/>
    <w:rsid w:val="004E60B8"/>
    <w:rsid w:val="004E60CA"/>
    <w:rsid w:val="004E6834"/>
    <w:rsid w:val="004E76F1"/>
    <w:rsid w:val="004E797F"/>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6DDD"/>
    <w:rsid w:val="004F79D6"/>
    <w:rsid w:val="004F7D5B"/>
    <w:rsid w:val="00500484"/>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ABD"/>
    <w:rsid w:val="00515EFA"/>
    <w:rsid w:val="0051669A"/>
    <w:rsid w:val="00517136"/>
    <w:rsid w:val="00517E22"/>
    <w:rsid w:val="005221A8"/>
    <w:rsid w:val="00522892"/>
    <w:rsid w:val="00522911"/>
    <w:rsid w:val="005231A1"/>
    <w:rsid w:val="00523599"/>
    <w:rsid w:val="005236D6"/>
    <w:rsid w:val="00525AA1"/>
    <w:rsid w:val="00526D6B"/>
    <w:rsid w:val="005277C6"/>
    <w:rsid w:val="00527C89"/>
    <w:rsid w:val="0053018E"/>
    <w:rsid w:val="0053093A"/>
    <w:rsid w:val="00530940"/>
    <w:rsid w:val="00530D2B"/>
    <w:rsid w:val="00531A68"/>
    <w:rsid w:val="00532536"/>
    <w:rsid w:val="00532CFA"/>
    <w:rsid w:val="00533329"/>
    <w:rsid w:val="00533B98"/>
    <w:rsid w:val="00534FA2"/>
    <w:rsid w:val="0053593A"/>
    <w:rsid w:val="00536200"/>
    <w:rsid w:val="005362E8"/>
    <w:rsid w:val="00536497"/>
    <w:rsid w:val="005367F0"/>
    <w:rsid w:val="00537168"/>
    <w:rsid w:val="005406EB"/>
    <w:rsid w:val="00540898"/>
    <w:rsid w:val="005408D0"/>
    <w:rsid w:val="0054111D"/>
    <w:rsid w:val="00541224"/>
    <w:rsid w:val="005413CD"/>
    <w:rsid w:val="00542075"/>
    <w:rsid w:val="005421C9"/>
    <w:rsid w:val="00542779"/>
    <w:rsid w:val="0054299A"/>
    <w:rsid w:val="00542A55"/>
    <w:rsid w:val="00542CBF"/>
    <w:rsid w:val="00543712"/>
    <w:rsid w:val="00543732"/>
    <w:rsid w:val="005450DF"/>
    <w:rsid w:val="00545845"/>
    <w:rsid w:val="00545DA1"/>
    <w:rsid w:val="005469B7"/>
    <w:rsid w:val="00546EE0"/>
    <w:rsid w:val="00547482"/>
    <w:rsid w:val="00547E98"/>
    <w:rsid w:val="0055017A"/>
    <w:rsid w:val="00550AB9"/>
    <w:rsid w:val="00552B8A"/>
    <w:rsid w:val="00552C9F"/>
    <w:rsid w:val="005535BF"/>
    <w:rsid w:val="00553801"/>
    <w:rsid w:val="00553AB1"/>
    <w:rsid w:val="00553DC5"/>
    <w:rsid w:val="00554940"/>
    <w:rsid w:val="005553C2"/>
    <w:rsid w:val="005557FA"/>
    <w:rsid w:val="00556A92"/>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654B"/>
    <w:rsid w:val="005765C4"/>
    <w:rsid w:val="005768E7"/>
    <w:rsid w:val="00577016"/>
    <w:rsid w:val="00580038"/>
    <w:rsid w:val="0058109A"/>
    <w:rsid w:val="0058177F"/>
    <w:rsid w:val="00581FF1"/>
    <w:rsid w:val="00582588"/>
    <w:rsid w:val="005826BA"/>
    <w:rsid w:val="005827C9"/>
    <w:rsid w:val="00583758"/>
    <w:rsid w:val="005837FC"/>
    <w:rsid w:val="00583988"/>
    <w:rsid w:val="00584E21"/>
    <w:rsid w:val="00584FD5"/>
    <w:rsid w:val="00585065"/>
    <w:rsid w:val="00585193"/>
    <w:rsid w:val="00585516"/>
    <w:rsid w:val="005858F9"/>
    <w:rsid w:val="00585D4B"/>
    <w:rsid w:val="00585EC3"/>
    <w:rsid w:val="0058751A"/>
    <w:rsid w:val="0058761F"/>
    <w:rsid w:val="005901EE"/>
    <w:rsid w:val="005908BB"/>
    <w:rsid w:val="00591D0B"/>
    <w:rsid w:val="005926CA"/>
    <w:rsid w:val="00592D7D"/>
    <w:rsid w:val="005932F9"/>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E71"/>
    <w:rsid w:val="005A3FCA"/>
    <w:rsid w:val="005A4D2A"/>
    <w:rsid w:val="005A5248"/>
    <w:rsid w:val="005A5952"/>
    <w:rsid w:val="005A59FA"/>
    <w:rsid w:val="005A69AB"/>
    <w:rsid w:val="005A6C00"/>
    <w:rsid w:val="005A6D4F"/>
    <w:rsid w:val="005A6F11"/>
    <w:rsid w:val="005A6FF5"/>
    <w:rsid w:val="005A71BD"/>
    <w:rsid w:val="005A7249"/>
    <w:rsid w:val="005A794B"/>
    <w:rsid w:val="005A7F6D"/>
    <w:rsid w:val="005B0076"/>
    <w:rsid w:val="005B0790"/>
    <w:rsid w:val="005B0C9D"/>
    <w:rsid w:val="005B2AD0"/>
    <w:rsid w:val="005B2F92"/>
    <w:rsid w:val="005B3A71"/>
    <w:rsid w:val="005B3F6A"/>
    <w:rsid w:val="005B3F80"/>
    <w:rsid w:val="005B4490"/>
    <w:rsid w:val="005B6432"/>
    <w:rsid w:val="005B656D"/>
    <w:rsid w:val="005B65E5"/>
    <w:rsid w:val="005B74BE"/>
    <w:rsid w:val="005B7554"/>
    <w:rsid w:val="005B7DFD"/>
    <w:rsid w:val="005C044D"/>
    <w:rsid w:val="005C09E2"/>
    <w:rsid w:val="005C0ECF"/>
    <w:rsid w:val="005C2A3E"/>
    <w:rsid w:val="005C2D72"/>
    <w:rsid w:val="005C3C33"/>
    <w:rsid w:val="005C499D"/>
    <w:rsid w:val="005C4B7D"/>
    <w:rsid w:val="005C59B1"/>
    <w:rsid w:val="005C5DFC"/>
    <w:rsid w:val="005C610D"/>
    <w:rsid w:val="005C6843"/>
    <w:rsid w:val="005C6DE0"/>
    <w:rsid w:val="005C6E28"/>
    <w:rsid w:val="005C739E"/>
    <w:rsid w:val="005C7507"/>
    <w:rsid w:val="005D0F34"/>
    <w:rsid w:val="005D1923"/>
    <w:rsid w:val="005D1D09"/>
    <w:rsid w:val="005D2537"/>
    <w:rsid w:val="005D279B"/>
    <w:rsid w:val="005D2BA2"/>
    <w:rsid w:val="005D4450"/>
    <w:rsid w:val="005D46A8"/>
    <w:rsid w:val="005D4F57"/>
    <w:rsid w:val="005D4F79"/>
    <w:rsid w:val="005D50EA"/>
    <w:rsid w:val="005D56F6"/>
    <w:rsid w:val="005E086B"/>
    <w:rsid w:val="005E0B41"/>
    <w:rsid w:val="005E0F64"/>
    <w:rsid w:val="005E10C5"/>
    <w:rsid w:val="005E144A"/>
    <w:rsid w:val="005E2838"/>
    <w:rsid w:val="005E2ECB"/>
    <w:rsid w:val="005E376C"/>
    <w:rsid w:val="005E429B"/>
    <w:rsid w:val="005E45F6"/>
    <w:rsid w:val="005E479B"/>
    <w:rsid w:val="005E4A63"/>
    <w:rsid w:val="005E57F4"/>
    <w:rsid w:val="005E6DAF"/>
    <w:rsid w:val="005E71F0"/>
    <w:rsid w:val="005E7CEF"/>
    <w:rsid w:val="005E7DC7"/>
    <w:rsid w:val="005F0165"/>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25F"/>
    <w:rsid w:val="005F74BA"/>
    <w:rsid w:val="005F7A5A"/>
    <w:rsid w:val="005F7B91"/>
    <w:rsid w:val="005F7BED"/>
    <w:rsid w:val="005F7E79"/>
    <w:rsid w:val="005F7E7B"/>
    <w:rsid w:val="00600927"/>
    <w:rsid w:val="00600E95"/>
    <w:rsid w:val="00600EE2"/>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1E7F"/>
    <w:rsid w:val="006122E1"/>
    <w:rsid w:val="00612602"/>
    <w:rsid w:val="0061290B"/>
    <w:rsid w:val="00613501"/>
    <w:rsid w:val="006135DF"/>
    <w:rsid w:val="00613B5C"/>
    <w:rsid w:val="006140C5"/>
    <w:rsid w:val="0061458B"/>
    <w:rsid w:val="00615D72"/>
    <w:rsid w:val="00615DE2"/>
    <w:rsid w:val="00616337"/>
    <w:rsid w:val="00616A78"/>
    <w:rsid w:val="00616E22"/>
    <w:rsid w:val="006173B5"/>
    <w:rsid w:val="00617471"/>
    <w:rsid w:val="006207EA"/>
    <w:rsid w:val="0062152E"/>
    <w:rsid w:val="00621AB4"/>
    <w:rsid w:val="00621C26"/>
    <w:rsid w:val="00622306"/>
    <w:rsid w:val="006226A7"/>
    <w:rsid w:val="006233EE"/>
    <w:rsid w:val="00623B39"/>
    <w:rsid w:val="00625DBD"/>
    <w:rsid w:val="00625E6C"/>
    <w:rsid w:val="00626152"/>
    <w:rsid w:val="00626873"/>
    <w:rsid w:val="00627AB3"/>
    <w:rsid w:val="00627F1B"/>
    <w:rsid w:val="006304D9"/>
    <w:rsid w:val="0063053B"/>
    <w:rsid w:val="006307D2"/>
    <w:rsid w:val="00630878"/>
    <w:rsid w:val="00631087"/>
    <w:rsid w:val="0063187A"/>
    <w:rsid w:val="00631939"/>
    <w:rsid w:val="00631EA7"/>
    <w:rsid w:val="00631F39"/>
    <w:rsid w:val="00632131"/>
    <w:rsid w:val="00632594"/>
    <w:rsid w:val="00632E8D"/>
    <w:rsid w:val="006339C9"/>
    <w:rsid w:val="006345AC"/>
    <w:rsid w:val="00635081"/>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730"/>
    <w:rsid w:val="00646813"/>
    <w:rsid w:val="00646BFE"/>
    <w:rsid w:val="00646CDD"/>
    <w:rsid w:val="00647526"/>
    <w:rsid w:val="00647542"/>
    <w:rsid w:val="0064799F"/>
    <w:rsid w:val="00647FD0"/>
    <w:rsid w:val="006504C4"/>
    <w:rsid w:val="00650666"/>
    <w:rsid w:val="0065108E"/>
    <w:rsid w:val="00651905"/>
    <w:rsid w:val="006521EA"/>
    <w:rsid w:val="00652B21"/>
    <w:rsid w:val="006538A8"/>
    <w:rsid w:val="00654245"/>
    <w:rsid w:val="00654C1D"/>
    <w:rsid w:val="0065506B"/>
    <w:rsid w:val="00655176"/>
    <w:rsid w:val="00655AED"/>
    <w:rsid w:val="00655CEC"/>
    <w:rsid w:val="00656C2E"/>
    <w:rsid w:val="00656F28"/>
    <w:rsid w:val="00657AB5"/>
    <w:rsid w:val="00657AE9"/>
    <w:rsid w:val="006602BB"/>
    <w:rsid w:val="00660C22"/>
    <w:rsid w:val="00660D05"/>
    <w:rsid w:val="0066126B"/>
    <w:rsid w:val="0066138B"/>
    <w:rsid w:val="00661938"/>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CC3"/>
    <w:rsid w:val="0066703A"/>
    <w:rsid w:val="0066716C"/>
    <w:rsid w:val="00667D19"/>
    <w:rsid w:val="00667FDB"/>
    <w:rsid w:val="00670B00"/>
    <w:rsid w:val="0067115E"/>
    <w:rsid w:val="006711B0"/>
    <w:rsid w:val="0067122C"/>
    <w:rsid w:val="00671289"/>
    <w:rsid w:val="00671A4F"/>
    <w:rsid w:val="00671A64"/>
    <w:rsid w:val="00672091"/>
    <w:rsid w:val="00672492"/>
    <w:rsid w:val="006725DD"/>
    <w:rsid w:val="00672EB9"/>
    <w:rsid w:val="00673188"/>
    <w:rsid w:val="0067321D"/>
    <w:rsid w:val="006735E0"/>
    <w:rsid w:val="0067362E"/>
    <w:rsid w:val="00673C58"/>
    <w:rsid w:val="00673DE4"/>
    <w:rsid w:val="00674C66"/>
    <w:rsid w:val="006753DE"/>
    <w:rsid w:val="00675CD0"/>
    <w:rsid w:val="0067651D"/>
    <w:rsid w:val="00677648"/>
    <w:rsid w:val="00680621"/>
    <w:rsid w:val="00680D93"/>
    <w:rsid w:val="00680FED"/>
    <w:rsid w:val="0068137C"/>
    <w:rsid w:val="0068190E"/>
    <w:rsid w:val="00682A9E"/>
    <w:rsid w:val="00682E2E"/>
    <w:rsid w:val="0068332C"/>
    <w:rsid w:val="006836A6"/>
    <w:rsid w:val="00683828"/>
    <w:rsid w:val="00683B3E"/>
    <w:rsid w:val="00683F7C"/>
    <w:rsid w:val="00684ACE"/>
    <w:rsid w:val="00684D3B"/>
    <w:rsid w:val="00685232"/>
    <w:rsid w:val="006861C8"/>
    <w:rsid w:val="00690248"/>
    <w:rsid w:val="006906B7"/>
    <w:rsid w:val="00690B5E"/>
    <w:rsid w:val="006910DF"/>
    <w:rsid w:val="0069182D"/>
    <w:rsid w:val="00692993"/>
    <w:rsid w:val="00694B1A"/>
    <w:rsid w:val="00695292"/>
    <w:rsid w:val="00696277"/>
    <w:rsid w:val="00696BF9"/>
    <w:rsid w:val="00697FDD"/>
    <w:rsid w:val="006A0A90"/>
    <w:rsid w:val="006A1234"/>
    <w:rsid w:val="006A1CF5"/>
    <w:rsid w:val="006A260D"/>
    <w:rsid w:val="006A2A4C"/>
    <w:rsid w:val="006A38EF"/>
    <w:rsid w:val="006A3CA0"/>
    <w:rsid w:val="006A4412"/>
    <w:rsid w:val="006A44C6"/>
    <w:rsid w:val="006A5054"/>
    <w:rsid w:val="006A51DF"/>
    <w:rsid w:val="006A55DB"/>
    <w:rsid w:val="006A5E58"/>
    <w:rsid w:val="006A5E77"/>
    <w:rsid w:val="006A6737"/>
    <w:rsid w:val="006A6804"/>
    <w:rsid w:val="006A6ECB"/>
    <w:rsid w:val="006A724C"/>
    <w:rsid w:val="006A78BA"/>
    <w:rsid w:val="006A79AE"/>
    <w:rsid w:val="006B0A97"/>
    <w:rsid w:val="006B0CAA"/>
    <w:rsid w:val="006B1719"/>
    <w:rsid w:val="006B177E"/>
    <w:rsid w:val="006B1A6B"/>
    <w:rsid w:val="006B1D42"/>
    <w:rsid w:val="006B1DCC"/>
    <w:rsid w:val="006B2D1F"/>
    <w:rsid w:val="006B302A"/>
    <w:rsid w:val="006B3B07"/>
    <w:rsid w:val="006B3F87"/>
    <w:rsid w:val="006B4545"/>
    <w:rsid w:val="006B4B0C"/>
    <w:rsid w:val="006B4D05"/>
    <w:rsid w:val="006B5FCF"/>
    <w:rsid w:val="006B6C27"/>
    <w:rsid w:val="006B70AF"/>
    <w:rsid w:val="006B722B"/>
    <w:rsid w:val="006B79E0"/>
    <w:rsid w:val="006B7FD5"/>
    <w:rsid w:val="006C01B8"/>
    <w:rsid w:val="006C0787"/>
    <w:rsid w:val="006C0ED9"/>
    <w:rsid w:val="006C1370"/>
    <w:rsid w:val="006C17AE"/>
    <w:rsid w:val="006C314A"/>
    <w:rsid w:val="006C42A5"/>
    <w:rsid w:val="006C42B9"/>
    <w:rsid w:val="006C4481"/>
    <w:rsid w:val="006C571B"/>
    <w:rsid w:val="006C59AA"/>
    <w:rsid w:val="006C5A28"/>
    <w:rsid w:val="006C5A9F"/>
    <w:rsid w:val="006C5EBF"/>
    <w:rsid w:val="006C7017"/>
    <w:rsid w:val="006C7019"/>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577"/>
    <w:rsid w:val="006D7BFB"/>
    <w:rsid w:val="006E11DE"/>
    <w:rsid w:val="006E15C6"/>
    <w:rsid w:val="006E20EE"/>
    <w:rsid w:val="006E21BF"/>
    <w:rsid w:val="006E2289"/>
    <w:rsid w:val="006E26D0"/>
    <w:rsid w:val="006E2EEA"/>
    <w:rsid w:val="006E47BE"/>
    <w:rsid w:val="006E51B4"/>
    <w:rsid w:val="006E60E0"/>
    <w:rsid w:val="006E63CC"/>
    <w:rsid w:val="006E6785"/>
    <w:rsid w:val="006E690C"/>
    <w:rsid w:val="006E6C44"/>
    <w:rsid w:val="006E6FBA"/>
    <w:rsid w:val="006E7320"/>
    <w:rsid w:val="006E7347"/>
    <w:rsid w:val="006F0E4E"/>
    <w:rsid w:val="006F1852"/>
    <w:rsid w:val="006F1DA6"/>
    <w:rsid w:val="006F1E41"/>
    <w:rsid w:val="006F2248"/>
    <w:rsid w:val="006F31E5"/>
    <w:rsid w:val="006F352A"/>
    <w:rsid w:val="006F3B28"/>
    <w:rsid w:val="006F3D56"/>
    <w:rsid w:val="006F43BC"/>
    <w:rsid w:val="006F4C75"/>
    <w:rsid w:val="006F57C2"/>
    <w:rsid w:val="006F5A72"/>
    <w:rsid w:val="006F60EB"/>
    <w:rsid w:val="006F6570"/>
    <w:rsid w:val="006F6668"/>
    <w:rsid w:val="006F6C73"/>
    <w:rsid w:val="006F7BF0"/>
    <w:rsid w:val="0070011D"/>
    <w:rsid w:val="0070020B"/>
    <w:rsid w:val="0070040D"/>
    <w:rsid w:val="0070058F"/>
    <w:rsid w:val="00700B56"/>
    <w:rsid w:val="00700F96"/>
    <w:rsid w:val="00701199"/>
    <w:rsid w:val="007011A1"/>
    <w:rsid w:val="00701928"/>
    <w:rsid w:val="00702217"/>
    <w:rsid w:val="007028E8"/>
    <w:rsid w:val="00703FA9"/>
    <w:rsid w:val="00704317"/>
    <w:rsid w:val="007056D2"/>
    <w:rsid w:val="007057D4"/>
    <w:rsid w:val="00705F27"/>
    <w:rsid w:val="00706BEE"/>
    <w:rsid w:val="00707020"/>
    <w:rsid w:val="007102C9"/>
    <w:rsid w:val="007109A9"/>
    <w:rsid w:val="00711563"/>
    <w:rsid w:val="00711C6B"/>
    <w:rsid w:val="00711C79"/>
    <w:rsid w:val="007125D8"/>
    <w:rsid w:val="0071274A"/>
    <w:rsid w:val="00713D45"/>
    <w:rsid w:val="00714349"/>
    <w:rsid w:val="007148D5"/>
    <w:rsid w:val="00715381"/>
    <w:rsid w:val="0071629B"/>
    <w:rsid w:val="00717010"/>
    <w:rsid w:val="00720038"/>
    <w:rsid w:val="00720A50"/>
    <w:rsid w:val="00720B2A"/>
    <w:rsid w:val="00720EF5"/>
    <w:rsid w:val="007210A5"/>
    <w:rsid w:val="00721178"/>
    <w:rsid w:val="007216E8"/>
    <w:rsid w:val="00721E7E"/>
    <w:rsid w:val="007220EE"/>
    <w:rsid w:val="00722113"/>
    <w:rsid w:val="007222C5"/>
    <w:rsid w:val="00722B04"/>
    <w:rsid w:val="00723007"/>
    <w:rsid w:val="00723DC6"/>
    <w:rsid w:val="00723DDB"/>
    <w:rsid w:val="00723EDE"/>
    <w:rsid w:val="00724CD1"/>
    <w:rsid w:val="007255BC"/>
    <w:rsid w:val="00725F0A"/>
    <w:rsid w:val="0072633E"/>
    <w:rsid w:val="00726ED1"/>
    <w:rsid w:val="00727E2F"/>
    <w:rsid w:val="00730327"/>
    <w:rsid w:val="00730A1C"/>
    <w:rsid w:val="007318F4"/>
    <w:rsid w:val="00731F81"/>
    <w:rsid w:val="007321FC"/>
    <w:rsid w:val="007323A2"/>
    <w:rsid w:val="007323AD"/>
    <w:rsid w:val="00732B0C"/>
    <w:rsid w:val="00732D87"/>
    <w:rsid w:val="00732EFB"/>
    <w:rsid w:val="00733034"/>
    <w:rsid w:val="00733142"/>
    <w:rsid w:val="007344C8"/>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3A5"/>
    <w:rsid w:val="00742685"/>
    <w:rsid w:val="00742D02"/>
    <w:rsid w:val="007441A2"/>
    <w:rsid w:val="00745619"/>
    <w:rsid w:val="007458E9"/>
    <w:rsid w:val="007459F0"/>
    <w:rsid w:val="00746634"/>
    <w:rsid w:val="00746D11"/>
    <w:rsid w:val="00746EC9"/>
    <w:rsid w:val="00747000"/>
    <w:rsid w:val="00747473"/>
    <w:rsid w:val="00750C36"/>
    <w:rsid w:val="007511A0"/>
    <w:rsid w:val="0075127A"/>
    <w:rsid w:val="0075174E"/>
    <w:rsid w:val="00751F00"/>
    <w:rsid w:val="00752CD3"/>
    <w:rsid w:val="00753FEA"/>
    <w:rsid w:val="007546AC"/>
    <w:rsid w:val="007548F6"/>
    <w:rsid w:val="00754E4B"/>
    <w:rsid w:val="00755646"/>
    <w:rsid w:val="0075701F"/>
    <w:rsid w:val="00757088"/>
    <w:rsid w:val="007570D5"/>
    <w:rsid w:val="007577E8"/>
    <w:rsid w:val="00757AC0"/>
    <w:rsid w:val="00757F27"/>
    <w:rsid w:val="00760069"/>
    <w:rsid w:val="00760537"/>
    <w:rsid w:val="00760852"/>
    <w:rsid w:val="007608FA"/>
    <w:rsid w:val="007609E0"/>
    <w:rsid w:val="00761C41"/>
    <w:rsid w:val="00762A2F"/>
    <w:rsid w:val="0076316F"/>
    <w:rsid w:val="00763272"/>
    <w:rsid w:val="0076446B"/>
    <w:rsid w:val="007645FA"/>
    <w:rsid w:val="007649BC"/>
    <w:rsid w:val="00764BCE"/>
    <w:rsid w:val="00764ECD"/>
    <w:rsid w:val="00765C4F"/>
    <w:rsid w:val="00765DB4"/>
    <w:rsid w:val="0076620D"/>
    <w:rsid w:val="00766341"/>
    <w:rsid w:val="0076688B"/>
    <w:rsid w:val="00766952"/>
    <w:rsid w:val="00770753"/>
    <w:rsid w:val="007709B6"/>
    <w:rsid w:val="00770A37"/>
    <w:rsid w:val="00770B5C"/>
    <w:rsid w:val="00770C0A"/>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3D"/>
    <w:rsid w:val="00777654"/>
    <w:rsid w:val="007777B5"/>
    <w:rsid w:val="00777DE8"/>
    <w:rsid w:val="007808A3"/>
    <w:rsid w:val="0078194C"/>
    <w:rsid w:val="00781978"/>
    <w:rsid w:val="00781C41"/>
    <w:rsid w:val="0078253B"/>
    <w:rsid w:val="007829C8"/>
    <w:rsid w:val="00782F44"/>
    <w:rsid w:val="007831A4"/>
    <w:rsid w:val="00783CA9"/>
    <w:rsid w:val="00783E0E"/>
    <w:rsid w:val="007848D8"/>
    <w:rsid w:val="00785C22"/>
    <w:rsid w:val="00785CB8"/>
    <w:rsid w:val="007863D9"/>
    <w:rsid w:val="00787245"/>
    <w:rsid w:val="00787401"/>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F8D"/>
    <w:rsid w:val="00794D2D"/>
    <w:rsid w:val="0079558E"/>
    <w:rsid w:val="007955D2"/>
    <w:rsid w:val="00796F1F"/>
    <w:rsid w:val="007A0758"/>
    <w:rsid w:val="007A0780"/>
    <w:rsid w:val="007A07BE"/>
    <w:rsid w:val="007A0B28"/>
    <w:rsid w:val="007A1636"/>
    <w:rsid w:val="007A4116"/>
    <w:rsid w:val="007A4222"/>
    <w:rsid w:val="007A4460"/>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33A6"/>
    <w:rsid w:val="007B34B7"/>
    <w:rsid w:val="007B3844"/>
    <w:rsid w:val="007B3C79"/>
    <w:rsid w:val="007B3E0F"/>
    <w:rsid w:val="007B43E2"/>
    <w:rsid w:val="007B5BE9"/>
    <w:rsid w:val="007B5FC8"/>
    <w:rsid w:val="007B60C0"/>
    <w:rsid w:val="007B6D6E"/>
    <w:rsid w:val="007B6F49"/>
    <w:rsid w:val="007C033C"/>
    <w:rsid w:val="007C0453"/>
    <w:rsid w:val="007C0695"/>
    <w:rsid w:val="007C0F80"/>
    <w:rsid w:val="007C1120"/>
    <w:rsid w:val="007C2888"/>
    <w:rsid w:val="007C293F"/>
    <w:rsid w:val="007C3D68"/>
    <w:rsid w:val="007C3DBB"/>
    <w:rsid w:val="007C3EC3"/>
    <w:rsid w:val="007C532A"/>
    <w:rsid w:val="007C56FC"/>
    <w:rsid w:val="007C5A40"/>
    <w:rsid w:val="007C5CA2"/>
    <w:rsid w:val="007C6203"/>
    <w:rsid w:val="007C641F"/>
    <w:rsid w:val="007C6E2B"/>
    <w:rsid w:val="007C7EC2"/>
    <w:rsid w:val="007D193E"/>
    <w:rsid w:val="007D1CD7"/>
    <w:rsid w:val="007D2047"/>
    <w:rsid w:val="007D2B63"/>
    <w:rsid w:val="007D3CA9"/>
    <w:rsid w:val="007D48EC"/>
    <w:rsid w:val="007D4D90"/>
    <w:rsid w:val="007D4F7F"/>
    <w:rsid w:val="007D51DE"/>
    <w:rsid w:val="007D5880"/>
    <w:rsid w:val="007D60A7"/>
    <w:rsid w:val="007D69FB"/>
    <w:rsid w:val="007D7109"/>
    <w:rsid w:val="007D752D"/>
    <w:rsid w:val="007D7596"/>
    <w:rsid w:val="007D75E3"/>
    <w:rsid w:val="007E0E07"/>
    <w:rsid w:val="007E0F0C"/>
    <w:rsid w:val="007E16C3"/>
    <w:rsid w:val="007E249C"/>
    <w:rsid w:val="007E26B8"/>
    <w:rsid w:val="007E2DB4"/>
    <w:rsid w:val="007E3469"/>
    <w:rsid w:val="007E3AAA"/>
    <w:rsid w:val="007E3DDB"/>
    <w:rsid w:val="007E47B6"/>
    <w:rsid w:val="007E4AF0"/>
    <w:rsid w:val="007E4D61"/>
    <w:rsid w:val="007E5518"/>
    <w:rsid w:val="007E58BF"/>
    <w:rsid w:val="007E5930"/>
    <w:rsid w:val="007E5D1A"/>
    <w:rsid w:val="007E60FE"/>
    <w:rsid w:val="007E72A5"/>
    <w:rsid w:val="007F026A"/>
    <w:rsid w:val="007F0CE4"/>
    <w:rsid w:val="007F248A"/>
    <w:rsid w:val="007F2983"/>
    <w:rsid w:val="007F2F06"/>
    <w:rsid w:val="007F3C40"/>
    <w:rsid w:val="007F4660"/>
    <w:rsid w:val="007F4B25"/>
    <w:rsid w:val="007F54C9"/>
    <w:rsid w:val="007F5D17"/>
    <w:rsid w:val="007F6139"/>
    <w:rsid w:val="007F6653"/>
    <w:rsid w:val="007F669F"/>
    <w:rsid w:val="007F6F9D"/>
    <w:rsid w:val="007F7138"/>
    <w:rsid w:val="007F754F"/>
    <w:rsid w:val="007F7D41"/>
    <w:rsid w:val="00800E6E"/>
    <w:rsid w:val="008024A8"/>
    <w:rsid w:val="008036F0"/>
    <w:rsid w:val="008039E1"/>
    <w:rsid w:val="00803EA2"/>
    <w:rsid w:val="008041D9"/>
    <w:rsid w:val="008049C8"/>
    <w:rsid w:val="00805087"/>
    <w:rsid w:val="00805BA2"/>
    <w:rsid w:val="00805D4B"/>
    <w:rsid w:val="00806474"/>
    <w:rsid w:val="00806C2D"/>
    <w:rsid w:val="00807268"/>
    <w:rsid w:val="008073E1"/>
    <w:rsid w:val="008076C6"/>
    <w:rsid w:val="00807B8F"/>
    <w:rsid w:val="008103C7"/>
    <w:rsid w:val="00810808"/>
    <w:rsid w:val="008108BC"/>
    <w:rsid w:val="00811619"/>
    <w:rsid w:val="008118F7"/>
    <w:rsid w:val="00811DD0"/>
    <w:rsid w:val="00812291"/>
    <w:rsid w:val="008125FF"/>
    <w:rsid w:val="00812BB0"/>
    <w:rsid w:val="00812D06"/>
    <w:rsid w:val="00813184"/>
    <w:rsid w:val="008132E8"/>
    <w:rsid w:val="00813CA9"/>
    <w:rsid w:val="0081473E"/>
    <w:rsid w:val="008147A5"/>
    <w:rsid w:val="00815744"/>
    <w:rsid w:val="00816340"/>
    <w:rsid w:val="008169E1"/>
    <w:rsid w:val="00816C4B"/>
    <w:rsid w:val="0081702E"/>
    <w:rsid w:val="00820012"/>
    <w:rsid w:val="008207D1"/>
    <w:rsid w:val="0082100B"/>
    <w:rsid w:val="00821808"/>
    <w:rsid w:val="00821BD9"/>
    <w:rsid w:val="00822534"/>
    <w:rsid w:val="0082273B"/>
    <w:rsid w:val="00822FED"/>
    <w:rsid w:val="00824464"/>
    <w:rsid w:val="00824480"/>
    <w:rsid w:val="00824A99"/>
    <w:rsid w:val="008250A6"/>
    <w:rsid w:val="00825395"/>
    <w:rsid w:val="00825C97"/>
    <w:rsid w:val="008262A2"/>
    <w:rsid w:val="00826322"/>
    <w:rsid w:val="008274B9"/>
    <w:rsid w:val="00827700"/>
    <w:rsid w:val="008323B3"/>
    <w:rsid w:val="00832421"/>
    <w:rsid w:val="00832A0E"/>
    <w:rsid w:val="00832B98"/>
    <w:rsid w:val="0083324E"/>
    <w:rsid w:val="008332C0"/>
    <w:rsid w:val="008338F5"/>
    <w:rsid w:val="00833991"/>
    <w:rsid w:val="0083404A"/>
    <w:rsid w:val="00834F64"/>
    <w:rsid w:val="008354A8"/>
    <w:rsid w:val="0083556C"/>
    <w:rsid w:val="008358DB"/>
    <w:rsid w:val="00835ACF"/>
    <w:rsid w:val="00835FAE"/>
    <w:rsid w:val="00836424"/>
    <w:rsid w:val="0083644D"/>
    <w:rsid w:val="00836612"/>
    <w:rsid w:val="00837086"/>
    <w:rsid w:val="008371FC"/>
    <w:rsid w:val="008400D2"/>
    <w:rsid w:val="00841BF8"/>
    <w:rsid w:val="00841CE4"/>
    <w:rsid w:val="00842808"/>
    <w:rsid w:val="008429F1"/>
    <w:rsid w:val="00843F63"/>
    <w:rsid w:val="00844230"/>
    <w:rsid w:val="008443C4"/>
    <w:rsid w:val="008445A2"/>
    <w:rsid w:val="0084478C"/>
    <w:rsid w:val="008463A1"/>
    <w:rsid w:val="00846688"/>
    <w:rsid w:val="00846803"/>
    <w:rsid w:val="00850917"/>
    <w:rsid w:val="00850F19"/>
    <w:rsid w:val="00851B5C"/>
    <w:rsid w:val="00852235"/>
    <w:rsid w:val="00853645"/>
    <w:rsid w:val="00853D22"/>
    <w:rsid w:val="00854F59"/>
    <w:rsid w:val="008556FB"/>
    <w:rsid w:val="00855F43"/>
    <w:rsid w:val="008561CE"/>
    <w:rsid w:val="008574F7"/>
    <w:rsid w:val="00857F0F"/>
    <w:rsid w:val="008600B4"/>
    <w:rsid w:val="0086070E"/>
    <w:rsid w:val="008611A8"/>
    <w:rsid w:val="0086173F"/>
    <w:rsid w:val="00862641"/>
    <w:rsid w:val="00863114"/>
    <w:rsid w:val="0086319F"/>
    <w:rsid w:val="008632DD"/>
    <w:rsid w:val="008642D5"/>
    <w:rsid w:val="0086569C"/>
    <w:rsid w:val="008657C0"/>
    <w:rsid w:val="00866DCB"/>
    <w:rsid w:val="00867DE3"/>
    <w:rsid w:val="00870E90"/>
    <w:rsid w:val="008718A7"/>
    <w:rsid w:val="00871D9D"/>
    <w:rsid w:val="00871F0C"/>
    <w:rsid w:val="008727A1"/>
    <w:rsid w:val="00872F18"/>
    <w:rsid w:val="00873400"/>
    <w:rsid w:val="00873807"/>
    <w:rsid w:val="00873B9D"/>
    <w:rsid w:val="00873C79"/>
    <w:rsid w:val="00873FD1"/>
    <w:rsid w:val="00874342"/>
    <w:rsid w:val="00875499"/>
    <w:rsid w:val="00875BAF"/>
    <w:rsid w:val="008766F0"/>
    <w:rsid w:val="00876FEF"/>
    <w:rsid w:val="00877591"/>
    <w:rsid w:val="0087764F"/>
    <w:rsid w:val="008777F4"/>
    <w:rsid w:val="00880CBF"/>
    <w:rsid w:val="00880E60"/>
    <w:rsid w:val="0088169B"/>
    <w:rsid w:val="0088222E"/>
    <w:rsid w:val="00883BF8"/>
    <w:rsid w:val="0088449B"/>
    <w:rsid w:val="00884EB7"/>
    <w:rsid w:val="00885CF4"/>
    <w:rsid w:val="00885FD3"/>
    <w:rsid w:val="00886BE6"/>
    <w:rsid w:val="00886EDA"/>
    <w:rsid w:val="00887F14"/>
    <w:rsid w:val="00887FC4"/>
    <w:rsid w:val="008906E7"/>
    <w:rsid w:val="00890E5D"/>
    <w:rsid w:val="0089134F"/>
    <w:rsid w:val="0089169C"/>
    <w:rsid w:val="00891999"/>
    <w:rsid w:val="00891C82"/>
    <w:rsid w:val="008926CD"/>
    <w:rsid w:val="00892B5A"/>
    <w:rsid w:val="00892D0F"/>
    <w:rsid w:val="00892EDF"/>
    <w:rsid w:val="0089313E"/>
    <w:rsid w:val="00893EE5"/>
    <w:rsid w:val="008949AF"/>
    <w:rsid w:val="00896404"/>
    <w:rsid w:val="008965FC"/>
    <w:rsid w:val="00896DDE"/>
    <w:rsid w:val="008A057B"/>
    <w:rsid w:val="008A1707"/>
    <w:rsid w:val="008A1CCF"/>
    <w:rsid w:val="008A25AC"/>
    <w:rsid w:val="008A2A8C"/>
    <w:rsid w:val="008A3988"/>
    <w:rsid w:val="008A4A27"/>
    <w:rsid w:val="008A4E51"/>
    <w:rsid w:val="008A516B"/>
    <w:rsid w:val="008A5ED6"/>
    <w:rsid w:val="008A656E"/>
    <w:rsid w:val="008A6607"/>
    <w:rsid w:val="008A676B"/>
    <w:rsid w:val="008A679A"/>
    <w:rsid w:val="008A6F29"/>
    <w:rsid w:val="008A72A5"/>
    <w:rsid w:val="008B0632"/>
    <w:rsid w:val="008B0EB6"/>
    <w:rsid w:val="008B1AE6"/>
    <w:rsid w:val="008B2852"/>
    <w:rsid w:val="008B3A1F"/>
    <w:rsid w:val="008B3AB3"/>
    <w:rsid w:val="008B4B30"/>
    <w:rsid w:val="008B5186"/>
    <w:rsid w:val="008B5B2D"/>
    <w:rsid w:val="008B6757"/>
    <w:rsid w:val="008B6C99"/>
    <w:rsid w:val="008B70EF"/>
    <w:rsid w:val="008C0F8C"/>
    <w:rsid w:val="008C37B0"/>
    <w:rsid w:val="008C38B7"/>
    <w:rsid w:val="008C428B"/>
    <w:rsid w:val="008C4477"/>
    <w:rsid w:val="008C4D7C"/>
    <w:rsid w:val="008C54E4"/>
    <w:rsid w:val="008C5AE3"/>
    <w:rsid w:val="008C5B14"/>
    <w:rsid w:val="008C6015"/>
    <w:rsid w:val="008C686C"/>
    <w:rsid w:val="008C68F9"/>
    <w:rsid w:val="008C6B93"/>
    <w:rsid w:val="008C7384"/>
    <w:rsid w:val="008D01B5"/>
    <w:rsid w:val="008D03E1"/>
    <w:rsid w:val="008D0736"/>
    <w:rsid w:val="008D159A"/>
    <w:rsid w:val="008D186A"/>
    <w:rsid w:val="008D18B1"/>
    <w:rsid w:val="008D419B"/>
    <w:rsid w:val="008D4342"/>
    <w:rsid w:val="008D460C"/>
    <w:rsid w:val="008D4864"/>
    <w:rsid w:val="008D4DD2"/>
    <w:rsid w:val="008D511D"/>
    <w:rsid w:val="008D5271"/>
    <w:rsid w:val="008D56B4"/>
    <w:rsid w:val="008D5CD4"/>
    <w:rsid w:val="008D6B03"/>
    <w:rsid w:val="008D79E8"/>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12"/>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788B"/>
    <w:rsid w:val="008F7A50"/>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8D9"/>
    <w:rsid w:val="0091266E"/>
    <w:rsid w:val="009128F9"/>
    <w:rsid w:val="0091306A"/>
    <w:rsid w:val="00913123"/>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62AD"/>
    <w:rsid w:val="00926464"/>
    <w:rsid w:val="009267E0"/>
    <w:rsid w:val="009270A3"/>
    <w:rsid w:val="00927348"/>
    <w:rsid w:val="00930199"/>
    <w:rsid w:val="0093021E"/>
    <w:rsid w:val="00931782"/>
    <w:rsid w:val="00931A73"/>
    <w:rsid w:val="00931F1A"/>
    <w:rsid w:val="0093249B"/>
    <w:rsid w:val="00932669"/>
    <w:rsid w:val="00932701"/>
    <w:rsid w:val="009333AA"/>
    <w:rsid w:val="00934AC9"/>
    <w:rsid w:val="00935FA7"/>
    <w:rsid w:val="009360EA"/>
    <w:rsid w:val="00937BCD"/>
    <w:rsid w:val="00940B47"/>
    <w:rsid w:val="00940E09"/>
    <w:rsid w:val="009410CF"/>
    <w:rsid w:val="00941BB7"/>
    <w:rsid w:val="00941FF0"/>
    <w:rsid w:val="009444DD"/>
    <w:rsid w:val="00945314"/>
    <w:rsid w:val="00945454"/>
    <w:rsid w:val="009455CE"/>
    <w:rsid w:val="00945605"/>
    <w:rsid w:val="00945BDD"/>
    <w:rsid w:val="00945C89"/>
    <w:rsid w:val="0095063D"/>
    <w:rsid w:val="00950F73"/>
    <w:rsid w:val="00951246"/>
    <w:rsid w:val="009512AE"/>
    <w:rsid w:val="0095136A"/>
    <w:rsid w:val="009524BE"/>
    <w:rsid w:val="009527A5"/>
    <w:rsid w:val="009534E2"/>
    <w:rsid w:val="00953888"/>
    <w:rsid w:val="0095439F"/>
    <w:rsid w:val="009543A6"/>
    <w:rsid w:val="0095457D"/>
    <w:rsid w:val="00954DDA"/>
    <w:rsid w:val="00955C4A"/>
    <w:rsid w:val="00955FD5"/>
    <w:rsid w:val="00956401"/>
    <w:rsid w:val="009574F0"/>
    <w:rsid w:val="00957C93"/>
    <w:rsid w:val="009600F6"/>
    <w:rsid w:val="009605EF"/>
    <w:rsid w:val="0096070B"/>
    <w:rsid w:val="00960C5C"/>
    <w:rsid w:val="009615EE"/>
    <w:rsid w:val="00961B0B"/>
    <w:rsid w:val="00961CF5"/>
    <w:rsid w:val="00962C34"/>
    <w:rsid w:val="0096344D"/>
    <w:rsid w:val="00963499"/>
    <w:rsid w:val="00965705"/>
    <w:rsid w:val="00965D66"/>
    <w:rsid w:val="00965E74"/>
    <w:rsid w:val="00965F7E"/>
    <w:rsid w:val="00966998"/>
    <w:rsid w:val="00967125"/>
    <w:rsid w:val="009674BD"/>
    <w:rsid w:val="009677CD"/>
    <w:rsid w:val="009677E4"/>
    <w:rsid w:val="0097035C"/>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8049A"/>
    <w:rsid w:val="009808F5"/>
    <w:rsid w:val="00980E2E"/>
    <w:rsid w:val="00980FE1"/>
    <w:rsid w:val="009815F1"/>
    <w:rsid w:val="009832A8"/>
    <w:rsid w:val="0098350A"/>
    <w:rsid w:val="00984859"/>
    <w:rsid w:val="00984CC9"/>
    <w:rsid w:val="009855A6"/>
    <w:rsid w:val="00986D99"/>
    <w:rsid w:val="00986E77"/>
    <w:rsid w:val="00987156"/>
    <w:rsid w:val="0098716F"/>
    <w:rsid w:val="00990245"/>
    <w:rsid w:val="009902C1"/>
    <w:rsid w:val="009906DB"/>
    <w:rsid w:val="009908B2"/>
    <w:rsid w:val="00990FD2"/>
    <w:rsid w:val="00991384"/>
    <w:rsid w:val="00991B5F"/>
    <w:rsid w:val="00992716"/>
    <w:rsid w:val="00992952"/>
    <w:rsid w:val="009929C0"/>
    <w:rsid w:val="00992CA9"/>
    <w:rsid w:val="00992CDB"/>
    <w:rsid w:val="00993677"/>
    <w:rsid w:val="00993E97"/>
    <w:rsid w:val="0099521A"/>
    <w:rsid w:val="009955A2"/>
    <w:rsid w:val="00995798"/>
    <w:rsid w:val="009962A9"/>
    <w:rsid w:val="00996758"/>
    <w:rsid w:val="00997BD9"/>
    <w:rsid w:val="00997D76"/>
    <w:rsid w:val="00997FB3"/>
    <w:rsid w:val="009A00AA"/>
    <w:rsid w:val="009A1ABC"/>
    <w:rsid w:val="009A1EA3"/>
    <w:rsid w:val="009A207B"/>
    <w:rsid w:val="009A2D45"/>
    <w:rsid w:val="009A2FE3"/>
    <w:rsid w:val="009A3181"/>
    <w:rsid w:val="009A3DE4"/>
    <w:rsid w:val="009A3F1D"/>
    <w:rsid w:val="009A482D"/>
    <w:rsid w:val="009A532C"/>
    <w:rsid w:val="009A6179"/>
    <w:rsid w:val="009A61E9"/>
    <w:rsid w:val="009A62A0"/>
    <w:rsid w:val="009A62DB"/>
    <w:rsid w:val="009A6EC6"/>
    <w:rsid w:val="009A767C"/>
    <w:rsid w:val="009A78D6"/>
    <w:rsid w:val="009A7AE5"/>
    <w:rsid w:val="009A7D19"/>
    <w:rsid w:val="009B0435"/>
    <w:rsid w:val="009B0FFA"/>
    <w:rsid w:val="009B12B8"/>
    <w:rsid w:val="009B13B2"/>
    <w:rsid w:val="009B2732"/>
    <w:rsid w:val="009B37D0"/>
    <w:rsid w:val="009B3CF8"/>
    <w:rsid w:val="009B3CF9"/>
    <w:rsid w:val="009B3D38"/>
    <w:rsid w:val="009B4049"/>
    <w:rsid w:val="009B408C"/>
    <w:rsid w:val="009B5C2A"/>
    <w:rsid w:val="009B5F46"/>
    <w:rsid w:val="009B6731"/>
    <w:rsid w:val="009C024E"/>
    <w:rsid w:val="009C0DCF"/>
    <w:rsid w:val="009C2441"/>
    <w:rsid w:val="009C268D"/>
    <w:rsid w:val="009C2711"/>
    <w:rsid w:val="009C2C71"/>
    <w:rsid w:val="009C30AC"/>
    <w:rsid w:val="009C4263"/>
    <w:rsid w:val="009C473A"/>
    <w:rsid w:val="009C4953"/>
    <w:rsid w:val="009C4CD0"/>
    <w:rsid w:val="009C4EE7"/>
    <w:rsid w:val="009C5188"/>
    <w:rsid w:val="009C58CE"/>
    <w:rsid w:val="009C5F55"/>
    <w:rsid w:val="009C6123"/>
    <w:rsid w:val="009C6480"/>
    <w:rsid w:val="009C68F4"/>
    <w:rsid w:val="009C6F28"/>
    <w:rsid w:val="009C7004"/>
    <w:rsid w:val="009C71FF"/>
    <w:rsid w:val="009D06A7"/>
    <w:rsid w:val="009D09C8"/>
    <w:rsid w:val="009D2415"/>
    <w:rsid w:val="009D27CF"/>
    <w:rsid w:val="009D28EE"/>
    <w:rsid w:val="009D31C5"/>
    <w:rsid w:val="009D32AA"/>
    <w:rsid w:val="009D4103"/>
    <w:rsid w:val="009D4745"/>
    <w:rsid w:val="009D5006"/>
    <w:rsid w:val="009D52EC"/>
    <w:rsid w:val="009D5D80"/>
    <w:rsid w:val="009D670C"/>
    <w:rsid w:val="009D6B57"/>
    <w:rsid w:val="009D7555"/>
    <w:rsid w:val="009E04F2"/>
    <w:rsid w:val="009E1EFC"/>
    <w:rsid w:val="009E2294"/>
    <w:rsid w:val="009E4E7C"/>
    <w:rsid w:val="009E573C"/>
    <w:rsid w:val="009E5A05"/>
    <w:rsid w:val="009E60C1"/>
    <w:rsid w:val="009E71F0"/>
    <w:rsid w:val="009E7228"/>
    <w:rsid w:val="009E72EE"/>
    <w:rsid w:val="009E7BA4"/>
    <w:rsid w:val="009F01C7"/>
    <w:rsid w:val="009F0234"/>
    <w:rsid w:val="009F05B2"/>
    <w:rsid w:val="009F0A69"/>
    <w:rsid w:val="009F0EBE"/>
    <w:rsid w:val="009F1206"/>
    <w:rsid w:val="009F142F"/>
    <w:rsid w:val="009F156E"/>
    <w:rsid w:val="009F15C5"/>
    <w:rsid w:val="009F16B4"/>
    <w:rsid w:val="009F24F5"/>
    <w:rsid w:val="009F33F2"/>
    <w:rsid w:val="009F3B80"/>
    <w:rsid w:val="009F458B"/>
    <w:rsid w:val="009F674D"/>
    <w:rsid w:val="009F7548"/>
    <w:rsid w:val="009F784C"/>
    <w:rsid w:val="009F78F4"/>
    <w:rsid w:val="009F79C2"/>
    <w:rsid w:val="009F7B75"/>
    <w:rsid w:val="009F7D90"/>
    <w:rsid w:val="00A0038E"/>
    <w:rsid w:val="00A004E3"/>
    <w:rsid w:val="00A016B1"/>
    <w:rsid w:val="00A0271C"/>
    <w:rsid w:val="00A02E34"/>
    <w:rsid w:val="00A056F2"/>
    <w:rsid w:val="00A0633A"/>
    <w:rsid w:val="00A07643"/>
    <w:rsid w:val="00A0782B"/>
    <w:rsid w:val="00A07FA8"/>
    <w:rsid w:val="00A10559"/>
    <w:rsid w:val="00A1075A"/>
    <w:rsid w:val="00A110F9"/>
    <w:rsid w:val="00A11F81"/>
    <w:rsid w:val="00A12E19"/>
    <w:rsid w:val="00A1358C"/>
    <w:rsid w:val="00A13E8C"/>
    <w:rsid w:val="00A148E0"/>
    <w:rsid w:val="00A14A32"/>
    <w:rsid w:val="00A14E4B"/>
    <w:rsid w:val="00A15116"/>
    <w:rsid w:val="00A15412"/>
    <w:rsid w:val="00A15B12"/>
    <w:rsid w:val="00A15E57"/>
    <w:rsid w:val="00A16C68"/>
    <w:rsid w:val="00A17B60"/>
    <w:rsid w:val="00A17C45"/>
    <w:rsid w:val="00A20BE4"/>
    <w:rsid w:val="00A20FBC"/>
    <w:rsid w:val="00A212CD"/>
    <w:rsid w:val="00A219D1"/>
    <w:rsid w:val="00A22343"/>
    <w:rsid w:val="00A22AAE"/>
    <w:rsid w:val="00A22C25"/>
    <w:rsid w:val="00A24266"/>
    <w:rsid w:val="00A24365"/>
    <w:rsid w:val="00A24608"/>
    <w:rsid w:val="00A24907"/>
    <w:rsid w:val="00A25188"/>
    <w:rsid w:val="00A254BF"/>
    <w:rsid w:val="00A2550B"/>
    <w:rsid w:val="00A256BD"/>
    <w:rsid w:val="00A25B2F"/>
    <w:rsid w:val="00A25FB1"/>
    <w:rsid w:val="00A26774"/>
    <w:rsid w:val="00A26D6A"/>
    <w:rsid w:val="00A27B4A"/>
    <w:rsid w:val="00A305F5"/>
    <w:rsid w:val="00A30C0C"/>
    <w:rsid w:val="00A31966"/>
    <w:rsid w:val="00A32162"/>
    <w:rsid w:val="00A324D9"/>
    <w:rsid w:val="00A330B9"/>
    <w:rsid w:val="00A33A47"/>
    <w:rsid w:val="00A34681"/>
    <w:rsid w:val="00A34DB6"/>
    <w:rsid w:val="00A350BC"/>
    <w:rsid w:val="00A350E8"/>
    <w:rsid w:val="00A35311"/>
    <w:rsid w:val="00A35520"/>
    <w:rsid w:val="00A366A8"/>
    <w:rsid w:val="00A36DF3"/>
    <w:rsid w:val="00A36FDD"/>
    <w:rsid w:val="00A372B5"/>
    <w:rsid w:val="00A37377"/>
    <w:rsid w:val="00A379A9"/>
    <w:rsid w:val="00A40A77"/>
    <w:rsid w:val="00A40CEC"/>
    <w:rsid w:val="00A419AF"/>
    <w:rsid w:val="00A42000"/>
    <w:rsid w:val="00A42B11"/>
    <w:rsid w:val="00A43A9D"/>
    <w:rsid w:val="00A43E55"/>
    <w:rsid w:val="00A4467E"/>
    <w:rsid w:val="00A44C9D"/>
    <w:rsid w:val="00A50335"/>
    <w:rsid w:val="00A518B6"/>
    <w:rsid w:val="00A52313"/>
    <w:rsid w:val="00A52643"/>
    <w:rsid w:val="00A5266D"/>
    <w:rsid w:val="00A530BC"/>
    <w:rsid w:val="00A537E8"/>
    <w:rsid w:val="00A53806"/>
    <w:rsid w:val="00A538AB"/>
    <w:rsid w:val="00A539D4"/>
    <w:rsid w:val="00A53D4F"/>
    <w:rsid w:val="00A5458A"/>
    <w:rsid w:val="00A55937"/>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50F3"/>
    <w:rsid w:val="00A650FB"/>
    <w:rsid w:val="00A6643D"/>
    <w:rsid w:val="00A66C36"/>
    <w:rsid w:val="00A67632"/>
    <w:rsid w:val="00A6763A"/>
    <w:rsid w:val="00A706C9"/>
    <w:rsid w:val="00A710BF"/>
    <w:rsid w:val="00A713B3"/>
    <w:rsid w:val="00A71620"/>
    <w:rsid w:val="00A71C8F"/>
    <w:rsid w:val="00A7267E"/>
    <w:rsid w:val="00A72A7E"/>
    <w:rsid w:val="00A72AE8"/>
    <w:rsid w:val="00A72B9E"/>
    <w:rsid w:val="00A74346"/>
    <w:rsid w:val="00A74E65"/>
    <w:rsid w:val="00A75A17"/>
    <w:rsid w:val="00A77853"/>
    <w:rsid w:val="00A80320"/>
    <w:rsid w:val="00A807EE"/>
    <w:rsid w:val="00A80EC4"/>
    <w:rsid w:val="00A81644"/>
    <w:rsid w:val="00A818B7"/>
    <w:rsid w:val="00A81B07"/>
    <w:rsid w:val="00A8219A"/>
    <w:rsid w:val="00A827AE"/>
    <w:rsid w:val="00A833B0"/>
    <w:rsid w:val="00A83691"/>
    <w:rsid w:val="00A838F0"/>
    <w:rsid w:val="00A84420"/>
    <w:rsid w:val="00A8443A"/>
    <w:rsid w:val="00A852FD"/>
    <w:rsid w:val="00A85A52"/>
    <w:rsid w:val="00A867B0"/>
    <w:rsid w:val="00A8789F"/>
    <w:rsid w:val="00A8794D"/>
    <w:rsid w:val="00A9075C"/>
    <w:rsid w:val="00A9163E"/>
    <w:rsid w:val="00A922AC"/>
    <w:rsid w:val="00A92C48"/>
    <w:rsid w:val="00A94636"/>
    <w:rsid w:val="00A95751"/>
    <w:rsid w:val="00A967FB"/>
    <w:rsid w:val="00A97DDC"/>
    <w:rsid w:val="00AA00F4"/>
    <w:rsid w:val="00AA0C0B"/>
    <w:rsid w:val="00AA106E"/>
    <w:rsid w:val="00AA187A"/>
    <w:rsid w:val="00AA18FE"/>
    <w:rsid w:val="00AA1BB7"/>
    <w:rsid w:val="00AA26D5"/>
    <w:rsid w:val="00AA281E"/>
    <w:rsid w:val="00AA2C8D"/>
    <w:rsid w:val="00AA33F9"/>
    <w:rsid w:val="00AA37F7"/>
    <w:rsid w:val="00AA3B9B"/>
    <w:rsid w:val="00AA48E0"/>
    <w:rsid w:val="00AA4AD7"/>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5E"/>
    <w:rsid w:val="00AB526F"/>
    <w:rsid w:val="00AB53D2"/>
    <w:rsid w:val="00AB5534"/>
    <w:rsid w:val="00AB5CB3"/>
    <w:rsid w:val="00AB5E18"/>
    <w:rsid w:val="00AB5F1E"/>
    <w:rsid w:val="00AB66AA"/>
    <w:rsid w:val="00AB6B98"/>
    <w:rsid w:val="00AB7A43"/>
    <w:rsid w:val="00AC04DC"/>
    <w:rsid w:val="00AC0863"/>
    <w:rsid w:val="00AC09C2"/>
    <w:rsid w:val="00AC1047"/>
    <w:rsid w:val="00AC19B3"/>
    <w:rsid w:val="00AC1A80"/>
    <w:rsid w:val="00AC1A86"/>
    <w:rsid w:val="00AC29E8"/>
    <w:rsid w:val="00AC2E49"/>
    <w:rsid w:val="00AC38C2"/>
    <w:rsid w:val="00AC3BA5"/>
    <w:rsid w:val="00AC4088"/>
    <w:rsid w:val="00AC4111"/>
    <w:rsid w:val="00AC5820"/>
    <w:rsid w:val="00AC60C3"/>
    <w:rsid w:val="00AC6C0A"/>
    <w:rsid w:val="00AC70C7"/>
    <w:rsid w:val="00AC7177"/>
    <w:rsid w:val="00AC76AC"/>
    <w:rsid w:val="00AC79ED"/>
    <w:rsid w:val="00AC7B40"/>
    <w:rsid w:val="00AD0E07"/>
    <w:rsid w:val="00AD318E"/>
    <w:rsid w:val="00AD3D9F"/>
    <w:rsid w:val="00AD4BF8"/>
    <w:rsid w:val="00AD4D39"/>
    <w:rsid w:val="00AD52CB"/>
    <w:rsid w:val="00AD54EE"/>
    <w:rsid w:val="00AD56FF"/>
    <w:rsid w:val="00AD6473"/>
    <w:rsid w:val="00AD6682"/>
    <w:rsid w:val="00AD77D5"/>
    <w:rsid w:val="00AD7FBB"/>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956"/>
    <w:rsid w:val="00B00C9E"/>
    <w:rsid w:val="00B01321"/>
    <w:rsid w:val="00B0141A"/>
    <w:rsid w:val="00B014AC"/>
    <w:rsid w:val="00B0226F"/>
    <w:rsid w:val="00B026AF"/>
    <w:rsid w:val="00B02A31"/>
    <w:rsid w:val="00B02E53"/>
    <w:rsid w:val="00B03229"/>
    <w:rsid w:val="00B0355F"/>
    <w:rsid w:val="00B03C32"/>
    <w:rsid w:val="00B040F6"/>
    <w:rsid w:val="00B0456E"/>
    <w:rsid w:val="00B04C64"/>
    <w:rsid w:val="00B04E19"/>
    <w:rsid w:val="00B05032"/>
    <w:rsid w:val="00B054B7"/>
    <w:rsid w:val="00B061B8"/>
    <w:rsid w:val="00B07BDC"/>
    <w:rsid w:val="00B07E9B"/>
    <w:rsid w:val="00B07FC3"/>
    <w:rsid w:val="00B10B77"/>
    <w:rsid w:val="00B10DA1"/>
    <w:rsid w:val="00B10EF5"/>
    <w:rsid w:val="00B132A9"/>
    <w:rsid w:val="00B13702"/>
    <w:rsid w:val="00B1424F"/>
    <w:rsid w:val="00B15D76"/>
    <w:rsid w:val="00B16DB6"/>
    <w:rsid w:val="00B20223"/>
    <w:rsid w:val="00B20F73"/>
    <w:rsid w:val="00B2157B"/>
    <w:rsid w:val="00B21F77"/>
    <w:rsid w:val="00B220BB"/>
    <w:rsid w:val="00B2284A"/>
    <w:rsid w:val="00B22AF0"/>
    <w:rsid w:val="00B23228"/>
    <w:rsid w:val="00B2338D"/>
    <w:rsid w:val="00B23913"/>
    <w:rsid w:val="00B23970"/>
    <w:rsid w:val="00B23B4E"/>
    <w:rsid w:val="00B23F4A"/>
    <w:rsid w:val="00B247DC"/>
    <w:rsid w:val="00B24E40"/>
    <w:rsid w:val="00B2537D"/>
    <w:rsid w:val="00B2572A"/>
    <w:rsid w:val="00B2572E"/>
    <w:rsid w:val="00B258A9"/>
    <w:rsid w:val="00B25C5D"/>
    <w:rsid w:val="00B26649"/>
    <w:rsid w:val="00B26CCE"/>
    <w:rsid w:val="00B27888"/>
    <w:rsid w:val="00B27E4B"/>
    <w:rsid w:val="00B309F0"/>
    <w:rsid w:val="00B310C9"/>
    <w:rsid w:val="00B31426"/>
    <w:rsid w:val="00B31B1F"/>
    <w:rsid w:val="00B328AD"/>
    <w:rsid w:val="00B32DEA"/>
    <w:rsid w:val="00B32EB5"/>
    <w:rsid w:val="00B3345A"/>
    <w:rsid w:val="00B335B3"/>
    <w:rsid w:val="00B33DE1"/>
    <w:rsid w:val="00B34963"/>
    <w:rsid w:val="00B34AF6"/>
    <w:rsid w:val="00B34F4A"/>
    <w:rsid w:val="00B357FB"/>
    <w:rsid w:val="00B363DC"/>
    <w:rsid w:val="00B37985"/>
    <w:rsid w:val="00B407D9"/>
    <w:rsid w:val="00B4093A"/>
    <w:rsid w:val="00B40F82"/>
    <w:rsid w:val="00B41F88"/>
    <w:rsid w:val="00B4204C"/>
    <w:rsid w:val="00B4223F"/>
    <w:rsid w:val="00B422E5"/>
    <w:rsid w:val="00B42549"/>
    <w:rsid w:val="00B4275C"/>
    <w:rsid w:val="00B42D89"/>
    <w:rsid w:val="00B42EDE"/>
    <w:rsid w:val="00B43060"/>
    <w:rsid w:val="00B430E9"/>
    <w:rsid w:val="00B43233"/>
    <w:rsid w:val="00B432E1"/>
    <w:rsid w:val="00B43CCA"/>
    <w:rsid w:val="00B4498B"/>
    <w:rsid w:val="00B449FD"/>
    <w:rsid w:val="00B46057"/>
    <w:rsid w:val="00B46504"/>
    <w:rsid w:val="00B46B01"/>
    <w:rsid w:val="00B4784C"/>
    <w:rsid w:val="00B47903"/>
    <w:rsid w:val="00B50B88"/>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2D5"/>
    <w:rsid w:val="00B61A4D"/>
    <w:rsid w:val="00B61B8D"/>
    <w:rsid w:val="00B61CD0"/>
    <w:rsid w:val="00B620CD"/>
    <w:rsid w:val="00B624E9"/>
    <w:rsid w:val="00B64495"/>
    <w:rsid w:val="00B66279"/>
    <w:rsid w:val="00B66343"/>
    <w:rsid w:val="00B66DB8"/>
    <w:rsid w:val="00B67383"/>
    <w:rsid w:val="00B679E9"/>
    <w:rsid w:val="00B702B3"/>
    <w:rsid w:val="00B7100B"/>
    <w:rsid w:val="00B72AC5"/>
    <w:rsid w:val="00B7375F"/>
    <w:rsid w:val="00B74B7C"/>
    <w:rsid w:val="00B7596E"/>
    <w:rsid w:val="00B761D5"/>
    <w:rsid w:val="00B76BF1"/>
    <w:rsid w:val="00B77186"/>
    <w:rsid w:val="00B771DF"/>
    <w:rsid w:val="00B77784"/>
    <w:rsid w:val="00B77C9C"/>
    <w:rsid w:val="00B77F23"/>
    <w:rsid w:val="00B80D42"/>
    <w:rsid w:val="00B80FDD"/>
    <w:rsid w:val="00B81154"/>
    <w:rsid w:val="00B81BC6"/>
    <w:rsid w:val="00B81F0E"/>
    <w:rsid w:val="00B82111"/>
    <w:rsid w:val="00B83374"/>
    <w:rsid w:val="00B834E9"/>
    <w:rsid w:val="00B83917"/>
    <w:rsid w:val="00B83A4B"/>
    <w:rsid w:val="00B8443F"/>
    <w:rsid w:val="00B84533"/>
    <w:rsid w:val="00B84D32"/>
    <w:rsid w:val="00B85207"/>
    <w:rsid w:val="00B8591E"/>
    <w:rsid w:val="00B85EF5"/>
    <w:rsid w:val="00B86B2F"/>
    <w:rsid w:val="00B8761E"/>
    <w:rsid w:val="00B87AB3"/>
    <w:rsid w:val="00B90569"/>
    <w:rsid w:val="00B91497"/>
    <w:rsid w:val="00B916E0"/>
    <w:rsid w:val="00B917C7"/>
    <w:rsid w:val="00B91E2E"/>
    <w:rsid w:val="00B92824"/>
    <w:rsid w:val="00B92D7E"/>
    <w:rsid w:val="00B93F73"/>
    <w:rsid w:val="00B948D8"/>
    <w:rsid w:val="00B959AD"/>
    <w:rsid w:val="00B95A68"/>
    <w:rsid w:val="00B95C99"/>
    <w:rsid w:val="00B97987"/>
    <w:rsid w:val="00B97A25"/>
    <w:rsid w:val="00B97AFF"/>
    <w:rsid w:val="00BA0098"/>
    <w:rsid w:val="00BA00AA"/>
    <w:rsid w:val="00BA01A7"/>
    <w:rsid w:val="00BA0286"/>
    <w:rsid w:val="00BA1072"/>
    <w:rsid w:val="00BA1140"/>
    <w:rsid w:val="00BA134E"/>
    <w:rsid w:val="00BA15F1"/>
    <w:rsid w:val="00BA2255"/>
    <w:rsid w:val="00BA349D"/>
    <w:rsid w:val="00BA3919"/>
    <w:rsid w:val="00BA45F6"/>
    <w:rsid w:val="00BA481F"/>
    <w:rsid w:val="00BA74B7"/>
    <w:rsid w:val="00BB0723"/>
    <w:rsid w:val="00BB1247"/>
    <w:rsid w:val="00BB342B"/>
    <w:rsid w:val="00BB3AA5"/>
    <w:rsid w:val="00BB3C00"/>
    <w:rsid w:val="00BB3C45"/>
    <w:rsid w:val="00BB3C4B"/>
    <w:rsid w:val="00BB49CF"/>
    <w:rsid w:val="00BB4D80"/>
    <w:rsid w:val="00BB509D"/>
    <w:rsid w:val="00BB539E"/>
    <w:rsid w:val="00BB53D0"/>
    <w:rsid w:val="00BB5E3E"/>
    <w:rsid w:val="00BB5F9D"/>
    <w:rsid w:val="00BB6558"/>
    <w:rsid w:val="00BB67E0"/>
    <w:rsid w:val="00BB719B"/>
    <w:rsid w:val="00BC0A98"/>
    <w:rsid w:val="00BC229B"/>
    <w:rsid w:val="00BC2BAA"/>
    <w:rsid w:val="00BC330D"/>
    <w:rsid w:val="00BC3842"/>
    <w:rsid w:val="00BC3D48"/>
    <w:rsid w:val="00BC4373"/>
    <w:rsid w:val="00BC4A7B"/>
    <w:rsid w:val="00BC53DC"/>
    <w:rsid w:val="00BC5C0E"/>
    <w:rsid w:val="00BC5D7B"/>
    <w:rsid w:val="00BC60FC"/>
    <w:rsid w:val="00BC663C"/>
    <w:rsid w:val="00BC707F"/>
    <w:rsid w:val="00BC7577"/>
    <w:rsid w:val="00BD04D4"/>
    <w:rsid w:val="00BD0932"/>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32BC"/>
    <w:rsid w:val="00BE4B88"/>
    <w:rsid w:val="00BE4E03"/>
    <w:rsid w:val="00BE54D0"/>
    <w:rsid w:val="00BE5DF6"/>
    <w:rsid w:val="00BE5FA8"/>
    <w:rsid w:val="00BE6026"/>
    <w:rsid w:val="00BE6205"/>
    <w:rsid w:val="00BE67E5"/>
    <w:rsid w:val="00BE6F83"/>
    <w:rsid w:val="00BE78F3"/>
    <w:rsid w:val="00BF0508"/>
    <w:rsid w:val="00BF0922"/>
    <w:rsid w:val="00BF1440"/>
    <w:rsid w:val="00BF1EE0"/>
    <w:rsid w:val="00BF2224"/>
    <w:rsid w:val="00BF2D11"/>
    <w:rsid w:val="00BF4B83"/>
    <w:rsid w:val="00BF5993"/>
    <w:rsid w:val="00BF5B04"/>
    <w:rsid w:val="00BF5F1A"/>
    <w:rsid w:val="00BF7ACE"/>
    <w:rsid w:val="00BF7D89"/>
    <w:rsid w:val="00BF7DAF"/>
    <w:rsid w:val="00BF7EA6"/>
    <w:rsid w:val="00C011F8"/>
    <w:rsid w:val="00C01B78"/>
    <w:rsid w:val="00C01C33"/>
    <w:rsid w:val="00C01DD0"/>
    <w:rsid w:val="00C02471"/>
    <w:rsid w:val="00C0275B"/>
    <w:rsid w:val="00C02872"/>
    <w:rsid w:val="00C02BC3"/>
    <w:rsid w:val="00C03046"/>
    <w:rsid w:val="00C04B16"/>
    <w:rsid w:val="00C05034"/>
    <w:rsid w:val="00C050CA"/>
    <w:rsid w:val="00C06544"/>
    <w:rsid w:val="00C07DCA"/>
    <w:rsid w:val="00C07E65"/>
    <w:rsid w:val="00C112BF"/>
    <w:rsid w:val="00C116F1"/>
    <w:rsid w:val="00C11FAF"/>
    <w:rsid w:val="00C122DF"/>
    <w:rsid w:val="00C12686"/>
    <w:rsid w:val="00C12862"/>
    <w:rsid w:val="00C12D91"/>
    <w:rsid w:val="00C148F6"/>
    <w:rsid w:val="00C14A96"/>
    <w:rsid w:val="00C14D0E"/>
    <w:rsid w:val="00C1543E"/>
    <w:rsid w:val="00C15449"/>
    <w:rsid w:val="00C154DD"/>
    <w:rsid w:val="00C1681E"/>
    <w:rsid w:val="00C200B2"/>
    <w:rsid w:val="00C2091B"/>
    <w:rsid w:val="00C21BBC"/>
    <w:rsid w:val="00C21EF5"/>
    <w:rsid w:val="00C22C33"/>
    <w:rsid w:val="00C232A3"/>
    <w:rsid w:val="00C23E87"/>
    <w:rsid w:val="00C25541"/>
    <w:rsid w:val="00C25BC1"/>
    <w:rsid w:val="00C25E85"/>
    <w:rsid w:val="00C26890"/>
    <w:rsid w:val="00C26F51"/>
    <w:rsid w:val="00C272AA"/>
    <w:rsid w:val="00C27C7E"/>
    <w:rsid w:val="00C30322"/>
    <w:rsid w:val="00C3044B"/>
    <w:rsid w:val="00C307C0"/>
    <w:rsid w:val="00C312A2"/>
    <w:rsid w:val="00C31895"/>
    <w:rsid w:val="00C31E45"/>
    <w:rsid w:val="00C322A5"/>
    <w:rsid w:val="00C32B51"/>
    <w:rsid w:val="00C32EC4"/>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57CA"/>
    <w:rsid w:val="00C45E7E"/>
    <w:rsid w:val="00C46246"/>
    <w:rsid w:val="00C4656D"/>
    <w:rsid w:val="00C46D2A"/>
    <w:rsid w:val="00C46F52"/>
    <w:rsid w:val="00C47560"/>
    <w:rsid w:val="00C47DA4"/>
    <w:rsid w:val="00C507B2"/>
    <w:rsid w:val="00C509C0"/>
    <w:rsid w:val="00C50F07"/>
    <w:rsid w:val="00C516E6"/>
    <w:rsid w:val="00C51A4B"/>
    <w:rsid w:val="00C51AE9"/>
    <w:rsid w:val="00C51C5C"/>
    <w:rsid w:val="00C51E42"/>
    <w:rsid w:val="00C51F55"/>
    <w:rsid w:val="00C52118"/>
    <w:rsid w:val="00C52C29"/>
    <w:rsid w:val="00C52F87"/>
    <w:rsid w:val="00C535A9"/>
    <w:rsid w:val="00C53B98"/>
    <w:rsid w:val="00C53DC4"/>
    <w:rsid w:val="00C5401B"/>
    <w:rsid w:val="00C5410D"/>
    <w:rsid w:val="00C541B7"/>
    <w:rsid w:val="00C553F9"/>
    <w:rsid w:val="00C55BA5"/>
    <w:rsid w:val="00C5680D"/>
    <w:rsid w:val="00C571F1"/>
    <w:rsid w:val="00C572C1"/>
    <w:rsid w:val="00C577E5"/>
    <w:rsid w:val="00C57F96"/>
    <w:rsid w:val="00C60257"/>
    <w:rsid w:val="00C60D8A"/>
    <w:rsid w:val="00C616BD"/>
    <w:rsid w:val="00C62FB7"/>
    <w:rsid w:val="00C62FF8"/>
    <w:rsid w:val="00C63739"/>
    <w:rsid w:val="00C63C93"/>
    <w:rsid w:val="00C64A4D"/>
    <w:rsid w:val="00C64FE8"/>
    <w:rsid w:val="00C66B12"/>
    <w:rsid w:val="00C66BCC"/>
    <w:rsid w:val="00C66D43"/>
    <w:rsid w:val="00C67027"/>
    <w:rsid w:val="00C70290"/>
    <w:rsid w:val="00C704D9"/>
    <w:rsid w:val="00C705FE"/>
    <w:rsid w:val="00C707DA"/>
    <w:rsid w:val="00C708AA"/>
    <w:rsid w:val="00C7098E"/>
    <w:rsid w:val="00C7151C"/>
    <w:rsid w:val="00C71950"/>
    <w:rsid w:val="00C71B7F"/>
    <w:rsid w:val="00C71F3E"/>
    <w:rsid w:val="00C727A2"/>
    <w:rsid w:val="00C72868"/>
    <w:rsid w:val="00C729AE"/>
    <w:rsid w:val="00C7343C"/>
    <w:rsid w:val="00C73A0A"/>
    <w:rsid w:val="00C748B8"/>
    <w:rsid w:val="00C7490E"/>
    <w:rsid w:val="00C74D73"/>
    <w:rsid w:val="00C7585B"/>
    <w:rsid w:val="00C75911"/>
    <w:rsid w:val="00C76526"/>
    <w:rsid w:val="00C77C63"/>
    <w:rsid w:val="00C8180F"/>
    <w:rsid w:val="00C81843"/>
    <w:rsid w:val="00C8292D"/>
    <w:rsid w:val="00C82949"/>
    <w:rsid w:val="00C831ED"/>
    <w:rsid w:val="00C83402"/>
    <w:rsid w:val="00C836A9"/>
    <w:rsid w:val="00C84167"/>
    <w:rsid w:val="00C84575"/>
    <w:rsid w:val="00C84B68"/>
    <w:rsid w:val="00C84F9F"/>
    <w:rsid w:val="00C852B8"/>
    <w:rsid w:val="00C85F62"/>
    <w:rsid w:val="00C86549"/>
    <w:rsid w:val="00C8684F"/>
    <w:rsid w:val="00C876BF"/>
    <w:rsid w:val="00C90BAD"/>
    <w:rsid w:val="00C90D86"/>
    <w:rsid w:val="00C91270"/>
    <w:rsid w:val="00C91E09"/>
    <w:rsid w:val="00C93A51"/>
    <w:rsid w:val="00C95378"/>
    <w:rsid w:val="00C957FE"/>
    <w:rsid w:val="00C9634A"/>
    <w:rsid w:val="00C96B90"/>
    <w:rsid w:val="00C96E80"/>
    <w:rsid w:val="00CA0307"/>
    <w:rsid w:val="00CA0DD5"/>
    <w:rsid w:val="00CA1B95"/>
    <w:rsid w:val="00CA3865"/>
    <w:rsid w:val="00CA3A22"/>
    <w:rsid w:val="00CA3B90"/>
    <w:rsid w:val="00CA3FF7"/>
    <w:rsid w:val="00CA4171"/>
    <w:rsid w:val="00CA51E3"/>
    <w:rsid w:val="00CA5687"/>
    <w:rsid w:val="00CA5B40"/>
    <w:rsid w:val="00CA7039"/>
    <w:rsid w:val="00CA703A"/>
    <w:rsid w:val="00CB09F9"/>
    <w:rsid w:val="00CB0CEA"/>
    <w:rsid w:val="00CB1682"/>
    <w:rsid w:val="00CB1C87"/>
    <w:rsid w:val="00CB1E8E"/>
    <w:rsid w:val="00CB2244"/>
    <w:rsid w:val="00CB403A"/>
    <w:rsid w:val="00CB4146"/>
    <w:rsid w:val="00CB4715"/>
    <w:rsid w:val="00CB52F9"/>
    <w:rsid w:val="00CB53B8"/>
    <w:rsid w:val="00CB5734"/>
    <w:rsid w:val="00CB5CFA"/>
    <w:rsid w:val="00CB63EB"/>
    <w:rsid w:val="00CB643F"/>
    <w:rsid w:val="00CB6E68"/>
    <w:rsid w:val="00CB712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345C"/>
    <w:rsid w:val="00CD39FF"/>
    <w:rsid w:val="00CD3D09"/>
    <w:rsid w:val="00CD4402"/>
    <w:rsid w:val="00CD6A07"/>
    <w:rsid w:val="00CD6B9F"/>
    <w:rsid w:val="00CD6DAD"/>
    <w:rsid w:val="00CD71AE"/>
    <w:rsid w:val="00CD74AF"/>
    <w:rsid w:val="00CD7EE7"/>
    <w:rsid w:val="00CE0F40"/>
    <w:rsid w:val="00CE1796"/>
    <w:rsid w:val="00CE2000"/>
    <w:rsid w:val="00CE33E8"/>
    <w:rsid w:val="00CE3962"/>
    <w:rsid w:val="00CE3BDA"/>
    <w:rsid w:val="00CE4342"/>
    <w:rsid w:val="00CE4376"/>
    <w:rsid w:val="00CE44BA"/>
    <w:rsid w:val="00CE4BE0"/>
    <w:rsid w:val="00CE5CFC"/>
    <w:rsid w:val="00CE601A"/>
    <w:rsid w:val="00CE6917"/>
    <w:rsid w:val="00CF0522"/>
    <w:rsid w:val="00CF13A2"/>
    <w:rsid w:val="00CF1924"/>
    <w:rsid w:val="00CF21D5"/>
    <w:rsid w:val="00CF2C3A"/>
    <w:rsid w:val="00CF321E"/>
    <w:rsid w:val="00CF34A9"/>
    <w:rsid w:val="00CF50B7"/>
    <w:rsid w:val="00CF5412"/>
    <w:rsid w:val="00CF58BD"/>
    <w:rsid w:val="00CF63A1"/>
    <w:rsid w:val="00CF6AF9"/>
    <w:rsid w:val="00CF734A"/>
    <w:rsid w:val="00CF792A"/>
    <w:rsid w:val="00D00C27"/>
    <w:rsid w:val="00D00E99"/>
    <w:rsid w:val="00D01123"/>
    <w:rsid w:val="00D01736"/>
    <w:rsid w:val="00D01B32"/>
    <w:rsid w:val="00D01D12"/>
    <w:rsid w:val="00D021CA"/>
    <w:rsid w:val="00D023C8"/>
    <w:rsid w:val="00D02976"/>
    <w:rsid w:val="00D030A5"/>
    <w:rsid w:val="00D03F53"/>
    <w:rsid w:val="00D0513B"/>
    <w:rsid w:val="00D05A60"/>
    <w:rsid w:val="00D06200"/>
    <w:rsid w:val="00D069BF"/>
    <w:rsid w:val="00D07DC5"/>
    <w:rsid w:val="00D1008E"/>
    <w:rsid w:val="00D103EB"/>
    <w:rsid w:val="00D1101E"/>
    <w:rsid w:val="00D11691"/>
    <w:rsid w:val="00D11728"/>
    <w:rsid w:val="00D11830"/>
    <w:rsid w:val="00D13107"/>
    <w:rsid w:val="00D13277"/>
    <w:rsid w:val="00D13E0B"/>
    <w:rsid w:val="00D13FAF"/>
    <w:rsid w:val="00D1468F"/>
    <w:rsid w:val="00D14DA4"/>
    <w:rsid w:val="00D1558E"/>
    <w:rsid w:val="00D1602A"/>
    <w:rsid w:val="00D16282"/>
    <w:rsid w:val="00D16571"/>
    <w:rsid w:val="00D16FC6"/>
    <w:rsid w:val="00D1702E"/>
    <w:rsid w:val="00D17916"/>
    <w:rsid w:val="00D17F2F"/>
    <w:rsid w:val="00D2186F"/>
    <w:rsid w:val="00D223D4"/>
    <w:rsid w:val="00D23E79"/>
    <w:rsid w:val="00D23EE0"/>
    <w:rsid w:val="00D241A1"/>
    <w:rsid w:val="00D24247"/>
    <w:rsid w:val="00D24438"/>
    <w:rsid w:val="00D250B8"/>
    <w:rsid w:val="00D26A9C"/>
    <w:rsid w:val="00D273F0"/>
    <w:rsid w:val="00D27902"/>
    <w:rsid w:val="00D27965"/>
    <w:rsid w:val="00D3107C"/>
    <w:rsid w:val="00D311EE"/>
    <w:rsid w:val="00D31267"/>
    <w:rsid w:val="00D31608"/>
    <w:rsid w:val="00D3227F"/>
    <w:rsid w:val="00D329BF"/>
    <w:rsid w:val="00D333A3"/>
    <w:rsid w:val="00D33402"/>
    <w:rsid w:val="00D33990"/>
    <w:rsid w:val="00D33EB7"/>
    <w:rsid w:val="00D34691"/>
    <w:rsid w:val="00D3531C"/>
    <w:rsid w:val="00D355D2"/>
    <w:rsid w:val="00D357B8"/>
    <w:rsid w:val="00D36691"/>
    <w:rsid w:val="00D3670B"/>
    <w:rsid w:val="00D376E7"/>
    <w:rsid w:val="00D37EF0"/>
    <w:rsid w:val="00D4068C"/>
    <w:rsid w:val="00D415D4"/>
    <w:rsid w:val="00D41D58"/>
    <w:rsid w:val="00D42351"/>
    <w:rsid w:val="00D4305D"/>
    <w:rsid w:val="00D434BE"/>
    <w:rsid w:val="00D43E61"/>
    <w:rsid w:val="00D43F8D"/>
    <w:rsid w:val="00D44062"/>
    <w:rsid w:val="00D44283"/>
    <w:rsid w:val="00D44A96"/>
    <w:rsid w:val="00D44FA9"/>
    <w:rsid w:val="00D454E0"/>
    <w:rsid w:val="00D457CB"/>
    <w:rsid w:val="00D45B9D"/>
    <w:rsid w:val="00D45BE4"/>
    <w:rsid w:val="00D45D53"/>
    <w:rsid w:val="00D46956"/>
    <w:rsid w:val="00D47287"/>
    <w:rsid w:val="00D477BF"/>
    <w:rsid w:val="00D4781F"/>
    <w:rsid w:val="00D47CBE"/>
    <w:rsid w:val="00D47E7B"/>
    <w:rsid w:val="00D50652"/>
    <w:rsid w:val="00D50820"/>
    <w:rsid w:val="00D50CDA"/>
    <w:rsid w:val="00D50F5A"/>
    <w:rsid w:val="00D51869"/>
    <w:rsid w:val="00D5197F"/>
    <w:rsid w:val="00D533B0"/>
    <w:rsid w:val="00D544EC"/>
    <w:rsid w:val="00D55299"/>
    <w:rsid w:val="00D56106"/>
    <w:rsid w:val="00D56281"/>
    <w:rsid w:val="00D56AB1"/>
    <w:rsid w:val="00D57274"/>
    <w:rsid w:val="00D57407"/>
    <w:rsid w:val="00D57C7F"/>
    <w:rsid w:val="00D57C98"/>
    <w:rsid w:val="00D6020C"/>
    <w:rsid w:val="00D606B1"/>
    <w:rsid w:val="00D60A4A"/>
    <w:rsid w:val="00D60BB8"/>
    <w:rsid w:val="00D60C56"/>
    <w:rsid w:val="00D61EA3"/>
    <w:rsid w:val="00D62935"/>
    <w:rsid w:val="00D634CE"/>
    <w:rsid w:val="00D657CA"/>
    <w:rsid w:val="00D6581F"/>
    <w:rsid w:val="00D65BDC"/>
    <w:rsid w:val="00D65C80"/>
    <w:rsid w:val="00D66DFD"/>
    <w:rsid w:val="00D67030"/>
    <w:rsid w:val="00D67394"/>
    <w:rsid w:val="00D67EB4"/>
    <w:rsid w:val="00D70016"/>
    <w:rsid w:val="00D703C0"/>
    <w:rsid w:val="00D71B26"/>
    <w:rsid w:val="00D726A3"/>
    <w:rsid w:val="00D72833"/>
    <w:rsid w:val="00D72AF5"/>
    <w:rsid w:val="00D72FD5"/>
    <w:rsid w:val="00D73197"/>
    <w:rsid w:val="00D73374"/>
    <w:rsid w:val="00D7362E"/>
    <w:rsid w:val="00D73F18"/>
    <w:rsid w:val="00D741D4"/>
    <w:rsid w:val="00D74F78"/>
    <w:rsid w:val="00D75590"/>
    <w:rsid w:val="00D75653"/>
    <w:rsid w:val="00D756B4"/>
    <w:rsid w:val="00D75B28"/>
    <w:rsid w:val="00D7631D"/>
    <w:rsid w:val="00D7671E"/>
    <w:rsid w:val="00D76BB0"/>
    <w:rsid w:val="00D76D7C"/>
    <w:rsid w:val="00D809DA"/>
    <w:rsid w:val="00D82921"/>
    <w:rsid w:val="00D82E3E"/>
    <w:rsid w:val="00D82E5C"/>
    <w:rsid w:val="00D83023"/>
    <w:rsid w:val="00D83043"/>
    <w:rsid w:val="00D83954"/>
    <w:rsid w:val="00D84D72"/>
    <w:rsid w:val="00D85C8C"/>
    <w:rsid w:val="00D8631A"/>
    <w:rsid w:val="00D86624"/>
    <w:rsid w:val="00D869E9"/>
    <w:rsid w:val="00D86CF0"/>
    <w:rsid w:val="00D901E3"/>
    <w:rsid w:val="00D90F8C"/>
    <w:rsid w:val="00D9111C"/>
    <w:rsid w:val="00D91231"/>
    <w:rsid w:val="00D91CFA"/>
    <w:rsid w:val="00D9207B"/>
    <w:rsid w:val="00D92B88"/>
    <w:rsid w:val="00D93C9C"/>
    <w:rsid w:val="00D93D1C"/>
    <w:rsid w:val="00D93F27"/>
    <w:rsid w:val="00D94133"/>
    <w:rsid w:val="00D9447D"/>
    <w:rsid w:val="00D94FBF"/>
    <w:rsid w:val="00D96AAB"/>
    <w:rsid w:val="00D97754"/>
    <w:rsid w:val="00DA1512"/>
    <w:rsid w:val="00DA1617"/>
    <w:rsid w:val="00DA2703"/>
    <w:rsid w:val="00DA373E"/>
    <w:rsid w:val="00DA3A99"/>
    <w:rsid w:val="00DA3AF3"/>
    <w:rsid w:val="00DA3B43"/>
    <w:rsid w:val="00DA575A"/>
    <w:rsid w:val="00DA5884"/>
    <w:rsid w:val="00DA5B0A"/>
    <w:rsid w:val="00DA5C44"/>
    <w:rsid w:val="00DA6D1D"/>
    <w:rsid w:val="00DA6DB7"/>
    <w:rsid w:val="00DA74BC"/>
    <w:rsid w:val="00DB03FC"/>
    <w:rsid w:val="00DB27EA"/>
    <w:rsid w:val="00DB3A19"/>
    <w:rsid w:val="00DB3EA3"/>
    <w:rsid w:val="00DB4332"/>
    <w:rsid w:val="00DB5359"/>
    <w:rsid w:val="00DB599C"/>
    <w:rsid w:val="00DB6094"/>
    <w:rsid w:val="00DB682E"/>
    <w:rsid w:val="00DB6C57"/>
    <w:rsid w:val="00DB7284"/>
    <w:rsid w:val="00DB798B"/>
    <w:rsid w:val="00DC029D"/>
    <w:rsid w:val="00DC133F"/>
    <w:rsid w:val="00DC14F1"/>
    <w:rsid w:val="00DC152C"/>
    <w:rsid w:val="00DC2152"/>
    <w:rsid w:val="00DC2386"/>
    <w:rsid w:val="00DC2A6F"/>
    <w:rsid w:val="00DC3A46"/>
    <w:rsid w:val="00DC4430"/>
    <w:rsid w:val="00DC5459"/>
    <w:rsid w:val="00DC5FB6"/>
    <w:rsid w:val="00DC6D69"/>
    <w:rsid w:val="00DC75F8"/>
    <w:rsid w:val="00DC7722"/>
    <w:rsid w:val="00DC7D80"/>
    <w:rsid w:val="00DC7FCF"/>
    <w:rsid w:val="00DD216C"/>
    <w:rsid w:val="00DD2878"/>
    <w:rsid w:val="00DD2C9C"/>
    <w:rsid w:val="00DD358C"/>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84D"/>
    <w:rsid w:val="00DE291B"/>
    <w:rsid w:val="00DE29E8"/>
    <w:rsid w:val="00DE329E"/>
    <w:rsid w:val="00DE32D0"/>
    <w:rsid w:val="00DE3FC8"/>
    <w:rsid w:val="00DE419C"/>
    <w:rsid w:val="00DE456D"/>
    <w:rsid w:val="00DE4EB5"/>
    <w:rsid w:val="00DE65E1"/>
    <w:rsid w:val="00DE676F"/>
    <w:rsid w:val="00DE6A6F"/>
    <w:rsid w:val="00DE741B"/>
    <w:rsid w:val="00DE78B5"/>
    <w:rsid w:val="00DE7D67"/>
    <w:rsid w:val="00DF028E"/>
    <w:rsid w:val="00DF0896"/>
    <w:rsid w:val="00DF1C74"/>
    <w:rsid w:val="00DF22B2"/>
    <w:rsid w:val="00DF2787"/>
    <w:rsid w:val="00DF2D66"/>
    <w:rsid w:val="00DF315F"/>
    <w:rsid w:val="00DF3716"/>
    <w:rsid w:val="00DF471D"/>
    <w:rsid w:val="00DF4AA8"/>
    <w:rsid w:val="00DF5378"/>
    <w:rsid w:val="00DF6497"/>
    <w:rsid w:val="00DF6582"/>
    <w:rsid w:val="00DF7479"/>
    <w:rsid w:val="00DF74F1"/>
    <w:rsid w:val="00DF7994"/>
    <w:rsid w:val="00DF7CD0"/>
    <w:rsid w:val="00E00047"/>
    <w:rsid w:val="00E001F6"/>
    <w:rsid w:val="00E007E9"/>
    <w:rsid w:val="00E01080"/>
    <w:rsid w:val="00E011EB"/>
    <w:rsid w:val="00E03171"/>
    <w:rsid w:val="00E03DDB"/>
    <w:rsid w:val="00E043F8"/>
    <w:rsid w:val="00E0444A"/>
    <w:rsid w:val="00E04DDF"/>
    <w:rsid w:val="00E05D30"/>
    <w:rsid w:val="00E0684E"/>
    <w:rsid w:val="00E06971"/>
    <w:rsid w:val="00E06F42"/>
    <w:rsid w:val="00E0723F"/>
    <w:rsid w:val="00E072F6"/>
    <w:rsid w:val="00E07625"/>
    <w:rsid w:val="00E07F46"/>
    <w:rsid w:val="00E1030C"/>
    <w:rsid w:val="00E10824"/>
    <w:rsid w:val="00E109DD"/>
    <w:rsid w:val="00E10A46"/>
    <w:rsid w:val="00E11A58"/>
    <w:rsid w:val="00E125C8"/>
    <w:rsid w:val="00E12717"/>
    <w:rsid w:val="00E128CC"/>
    <w:rsid w:val="00E136F1"/>
    <w:rsid w:val="00E13951"/>
    <w:rsid w:val="00E14693"/>
    <w:rsid w:val="00E16074"/>
    <w:rsid w:val="00E16200"/>
    <w:rsid w:val="00E17068"/>
    <w:rsid w:val="00E170D2"/>
    <w:rsid w:val="00E17738"/>
    <w:rsid w:val="00E17FAC"/>
    <w:rsid w:val="00E209A0"/>
    <w:rsid w:val="00E2106A"/>
    <w:rsid w:val="00E214C8"/>
    <w:rsid w:val="00E215DD"/>
    <w:rsid w:val="00E2173B"/>
    <w:rsid w:val="00E21A49"/>
    <w:rsid w:val="00E2310B"/>
    <w:rsid w:val="00E24171"/>
    <w:rsid w:val="00E2456F"/>
    <w:rsid w:val="00E24AF7"/>
    <w:rsid w:val="00E24BE3"/>
    <w:rsid w:val="00E24CBD"/>
    <w:rsid w:val="00E25676"/>
    <w:rsid w:val="00E25B4E"/>
    <w:rsid w:val="00E25C9E"/>
    <w:rsid w:val="00E2651A"/>
    <w:rsid w:val="00E26D7F"/>
    <w:rsid w:val="00E27851"/>
    <w:rsid w:val="00E305FB"/>
    <w:rsid w:val="00E30E50"/>
    <w:rsid w:val="00E30FAC"/>
    <w:rsid w:val="00E313EC"/>
    <w:rsid w:val="00E314EB"/>
    <w:rsid w:val="00E32685"/>
    <w:rsid w:val="00E32C04"/>
    <w:rsid w:val="00E32ED5"/>
    <w:rsid w:val="00E332AD"/>
    <w:rsid w:val="00E334E9"/>
    <w:rsid w:val="00E35091"/>
    <w:rsid w:val="00E358F5"/>
    <w:rsid w:val="00E35D49"/>
    <w:rsid w:val="00E35FA3"/>
    <w:rsid w:val="00E37373"/>
    <w:rsid w:val="00E374F3"/>
    <w:rsid w:val="00E378D4"/>
    <w:rsid w:val="00E37933"/>
    <w:rsid w:val="00E408A3"/>
    <w:rsid w:val="00E424CA"/>
    <w:rsid w:val="00E42774"/>
    <w:rsid w:val="00E43161"/>
    <w:rsid w:val="00E43526"/>
    <w:rsid w:val="00E439DD"/>
    <w:rsid w:val="00E43BEF"/>
    <w:rsid w:val="00E44438"/>
    <w:rsid w:val="00E44C0B"/>
    <w:rsid w:val="00E44E1A"/>
    <w:rsid w:val="00E4635A"/>
    <w:rsid w:val="00E50102"/>
    <w:rsid w:val="00E51CC9"/>
    <w:rsid w:val="00E5201F"/>
    <w:rsid w:val="00E52B81"/>
    <w:rsid w:val="00E54151"/>
    <w:rsid w:val="00E5474C"/>
    <w:rsid w:val="00E54A2B"/>
    <w:rsid w:val="00E54A33"/>
    <w:rsid w:val="00E54B8D"/>
    <w:rsid w:val="00E550FD"/>
    <w:rsid w:val="00E55183"/>
    <w:rsid w:val="00E55450"/>
    <w:rsid w:val="00E555FB"/>
    <w:rsid w:val="00E55B58"/>
    <w:rsid w:val="00E55ED7"/>
    <w:rsid w:val="00E56401"/>
    <w:rsid w:val="00E57B0D"/>
    <w:rsid w:val="00E60154"/>
    <w:rsid w:val="00E601CB"/>
    <w:rsid w:val="00E6039E"/>
    <w:rsid w:val="00E6172E"/>
    <w:rsid w:val="00E61C34"/>
    <w:rsid w:val="00E61EDD"/>
    <w:rsid w:val="00E629C3"/>
    <w:rsid w:val="00E62C20"/>
    <w:rsid w:val="00E6316A"/>
    <w:rsid w:val="00E63520"/>
    <w:rsid w:val="00E6359F"/>
    <w:rsid w:val="00E63C50"/>
    <w:rsid w:val="00E6430D"/>
    <w:rsid w:val="00E650E7"/>
    <w:rsid w:val="00E65E52"/>
    <w:rsid w:val="00E66109"/>
    <w:rsid w:val="00E66A15"/>
    <w:rsid w:val="00E71AAE"/>
    <w:rsid w:val="00E72608"/>
    <w:rsid w:val="00E726D3"/>
    <w:rsid w:val="00E727ED"/>
    <w:rsid w:val="00E72BFF"/>
    <w:rsid w:val="00E73337"/>
    <w:rsid w:val="00E73685"/>
    <w:rsid w:val="00E73C59"/>
    <w:rsid w:val="00E749F9"/>
    <w:rsid w:val="00E77272"/>
    <w:rsid w:val="00E77C15"/>
    <w:rsid w:val="00E77DF0"/>
    <w:rsid w:val="00E8055A"/>
    <w:rsid w:val="00E80724"/>
    <w:rsid w:val="00E80967"/>
    <w:rsid w:val="00E8145C"/>
    <w:rsid w:val="00E81897"/>
    <w:rsid w:val="00E819E6"/>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CAB"/>
    <w:rsid w:val="00E91ECC"/>
    <w:rsid w:val="00E91EFE"/>
    <w:rsid w:val="00E93256"/>
    <w:rsid w:val="00E93415"/>
    <w:rsid w:val="00E93CFC"/>
    <w:rsid w:val="00E93E30"/>
    <w:rsid w:val="00E93E55"/>
    <w:rsid w:val="00E93E80"/>
    <w:rsid w:val="00E93FC9"/>
    <w:rsid w:val="00E94D1A"/>
    <w:rsid w:val="00E95F9C"/>
    <w:rsid w:val="00E96B2D"/>
    <w:rsid w:val="00E96B8B"/>
    <w:rsid w:val="00E971F0"/>
    <w:rsid w:val="00E97DB8"/>
    <w:rsid w:val="00EA0CBF"/>
    <w:rsid w:val="00EA14F1"/>
    <w:rsid w:val="00EA1B09"/>
    <w:rsid w:val="00EA255C"/>
    <w:rsid w:val="00EA35CE"/>
    <w:rsid w:val="00EA36E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22B"/>
    <w:rsid w:val="00EB4496"/>
    <w:rsid w:val="00EB46F4"/>
    <w:rsid w:val="00EB5918"/>
    <w:rsid w:val="00EB5DB5"/>
    <w:rsid w:val="00EB7C70"/>
    <w:rsid w:val="00EC05F3"/>
    <w:rsid w:val="00EC145F"/>
    <w:rsid w:val="00EC1561"/>
    <w:rsid w:val="00EC16E9"/>
    <w:rsid w:val="00EC1737"/>
    <w:rsid w:val="00EC1C60"/>
    <w:rsid w:val="00EC1EF2"/>
    <w:rsid w:val="00EC4321"/>
    <w:rsid w:val="00EC4625"/>
    <w:rsid w:val="00EC4C8B"/>
    <w:rsid w:val="00EC4D82"/>
    <w:rsid w:val="00EC5FA0"/>
    <w:rsid w:val="00EC6240"/>
    <w:rsid w:val="00EC6530"/>
    <w:rsid w:val="00EC6699"/>
    <w:rsid w:val="00ED0EB8"/>
    <w:rsid w:val="00ED160C"/>
    <w:rsid w:val="00ED2388"/>
    <w:rsid w:val="00ED25AF"/>
    <w:rsid w:val="00ED3492"/>
    <w:rsid w:val="00ED3649"/>
    <w:rsid w:val="00ED42F7"/>
    <w:rsid w:val="00ED5A3E"/>
    <w:rsid w:val="00ED65C1"/>
    <w:rsid w:val="00EE016A"/>
    <w:rsid w:val="00EE184F"/>
    <w:rsid w:val="00EE1A30"/>
    <w:rsid w:val="00EE1B8F"/>
    <w:rsid w:val="00EE21BD"/>
    <w:rsid w:val="00EE233C"/>
    <w:rsid w:val="00EE2CF8"/>
    <w:rsid w:val="00EE395C"/>
    <w:rsid w:val="00EE3A2A"/>
    <w:rsid w:val="00EE3B4F"/>
    <w:rsid w:val="00EE3E81"/>
    <w:rsid w:val="00EE4844"/>
    <w:rsid w:val="00EE4A56"/>
    <w:rsid w:val="00EE530E"/>
    <w:rsid w:val="00EE67FE"/>
    <w:rsid w:val="00EE7914"/>
    <w:rsid w:val="00EE7F40"/>
    <w:rsid w:val="00EF03EF"/>
    <w:rsid w:val="00EF1351"/>
    <w:rsid w:val="00EF1EF1"/>
    <w:rsid w:val="00EF30DB"/>
    <w:rsid w:val="00EF3B8D"/>
    <w:rsid w:val="00EF495B"/>
    <w:rsid w:val="00EF56AA"/>
    <w:rsid w:val="00EF5EDA"/>
    <w:rsid w:val="00EF5F0A"/>
    <w:rsid w:val="00EF6612"/>
    <w:rsid w:val="00EF6CE7"/>
    <w:rsid w:val="00F00681"/>
    <w:rsid w:val="00F0085D"/>
    <w:rsid w:val="00F00A47"/>
    <w:rsid w:val="00F0105B"/>
    <w:rsid w:val="00F0180E"/>
    <w:rsid w:val="00F019BF"/>
    <w:rsid w:val="00F02056"/>
    <w:rsid w:val="00F0304E"/>
    <w:rsid w:val="00F037C2"/>
    <w:rsid w:val="00F0498B"/>
    <w:rsid w:val="00F051F7"/>
    <w:rsid w:val="00F0556A"/>
    <w:rsid w:val="00F05BC1"/>
    <w:rsid w:val="00F0645F"/>
    <w:rsid w:val="00F0668C"/>
    <w:rsid w:val="00F06AFB"/>
    <w:rsid w:val="00F070E5"/>
    <w:rsid w:val="00F10900"/>
    <w:rsid w:val="00F10B98"/>
    <w:rsid w:val="00F11146"/>
    <w:rsid w:val="00F11639"/>
    <w:rsid w:val="00F117FE"/>
    <w:rsid w:val="00F11A3B"/>
    <w:rsid w:val="00F11AFF"/>
    <w:rsid w:val="00F11CB8"/>
    <w:rsid w:val="00F124F0"/>
    <w:rsid w:val="00F1281C"/>
    <w:rsid w:val="00F12892"/>
    <w:rsid w:val="00F129D1"/>
    <w:rsid w:val="00F12A9A"/>
    <w:rsid w:val="00F140D8"/>
    <w:rsid w:val="00F14856"/>
    <w:rsid w:val="00F14D65"/>
    <w:rsid w:val="00F14F94"/>
    <w:rsid w:val="00F1600F"/>
    <w:rsid w:val="00F1738A"/>
    <w:rsid w:val="00F17628"/>
    <w:rsid w:val="00F20BB3"/>
    <w:rsid w:val="00F20DC5"/>
    <w:rsid w:val="00F225BE"/>
    <w:rsid w:val="00F22BBD"/>
    <w:rsid w:val="00F23A37"/>
    <w:rsid w:val="00F2469A"/>
    <w:rsid w:val="00F2560E"/>
    <w:rsid w:val="00F2668C"/>
    <w:rsid w:val="00F26F02"/>
    <w:rsid w:val="00F27026"/>
    <w:rsid w:val="00F273C2"/>
    <w:rsid w:val="00F27740"/>
    <w:rsid w:val="00F30872"/>
    <w:rsid w:val="00F31191"/>
    <w:rsid w:val="00F319F1"/>
    <w:rsid w:val="00F3204E"/>
    <w:rsid w:val="00F32663"/>
    <w:rsid w:val="00F33531"/>
    <w:rsid w:val="00F33F8F"/>
    <w:rsid w:val="00F345CF"/>
    <w:rsid w:val="00F34EF3"/>
    <w:rsid w:val="00F34F1A"/>
    <w:rsid w:val="00F3501F"/>
    <w:rsid w:val="00F35524"/>
    <w:rsid w:val="00F35B76"/>
    <w:rsid w:val="00F35F27"/>
    <w:rsid w:val="00F36506"/>
    <w:rsid w:val="00F36632"/>
    <w:rsid w:val="00F367B6"/>
    <w:rsid w:val="00F36C04"/>
    <w:rsid w:val="00F37750"/>
    <w:rsid w:val="00F37C46"/>
    <w:rsid w:val="00F40A05"/>
    <w:rsid w:val="00F40B6F"/>
    <w:rsid w:val="00F40CE4"/>
    <w:rsid w:val="00F4114C"/>
    <w:rsid w:val="00F41BDF"/>
    <w:rsid w:val="00F41DBB"/>
    <w:rsid w:val="00F428D5"/>
    <w:rsid w:val="00F42AC8"/>
    <w:rsid w:val="00F42F44"/>
    <w:rsid w:val="00F43BAC"/>
    <w:rsid w:val="00F43CF8"/>
    <w:rsid w:val="00F44B1C"/>
    <w:rsid w:val="00F44BA4"/>
    <w:rsid w:val="00F45F79"/>
    <w:rsid w:val="00F46409"/>
    <w:rsid w:val="00F46934"/>
    <w:rsid w:val="00F47786"/>
    <w:rsid w:val="00F477E3"/>
    <w:rsid w:val="00F47ABD"/>
    <w:rsid w:val="00F5024F"/>
    <w:rsid w:val="00F521AA"/>
    <w:rsid w:val="00F5220A"/>
    <w:rsid w:val="00F52976"/>
    <w:rsid w:val="00F52CEB"/>
    <w:rsid w:val="00F52F7A"/>
    <w:rsid w:val="00F5331F"/>
    <w:rsid w:val="00F53501"/>
    <w:rsid w:val="00F54986"/>
    <w:rsid w:val="00F54E18"/>
    <w:rsid w:val="00F56D65"/>
    <w:rsid w:val="00F57C71"/>
    <w:rsid w:val="00F57E1C"/>
    <w:rsid w:val="00F60982"/>
    <w:rsid w:val="00F60B94"/>
    <w:rsid w:val="00F612C0"/>
    <w:rsid w:val="00F61600"/>
    <w:rsid w:val="00F625EA"/>
    <w:rsid w:val="00F62FB8"/>
    <w:rsid w:val="00F63049"/>
    <w:rsid w:val="00F630CD"/>
    <w:rsid w:val="00F63831"/>
    <w:rsid w:val="00F648DE"/>
    <w:rsid w:val="00F65343"/>
    <w:rsid w:val="00F663D2"/>
    <w:rsid w:val="00F672A2"/>
    <w:rsid w:val="00F70349"/>
    <w:rsid w:val="00F708CA"/>
    <w:rsid w:val="00F70E76"/>
    <w:rsid w:val="00F71200"/>
    <w:rsid w:val="00F715EB"/>
    <w:rsid w:val="00F71896"/>
    <w:rsid w:val="00F72251"/>
    <w:rsid w:val="00F73638"/>
    <w:rsid w:val="00F73A28"/>
    <w:rsid w:val="00F741AE"/>
    <w:rsid w:val="00F74E50"/>
    <w:rsid w:val="00F753E0"/>
    <w:rsid w:val="00F75BB7"/>
    <w:rsid w:val="00F764D5"/>
    <w:rsid w:val="00F768D1"/>
    <w:rsid w:val="00F76A72"/>
    <w:rsid w:val="00F76E66"/>
    <w:rsid w:val="00F77188"/>
    <w:rsid w:val="00F8093B"/>
    <w:rsid w:val="00F80978"/>
    <w:rsid w:val="00F80EFE"/>
    <w:rsid w:val="00F8144B"/>
    <w:rsid w:val="00F819E4"/>
    <w:rsid w:val="00F81A2C"/>
    <w:rsid w:val="00F829A5"/>
    <w:rsid w:val="00F829B7"/>
    <w:rsid w:val="00F82B22"/>
    <w:rsid w:val="00F8318B"/>
    <w:rsid w:val="00F83397"/>
    <w:rsid w:val="00F83C89"/>
    <w:rsid w:val="00F842EE"/>
    <w:rsid w:val="00F8475C"/>
    <w:rsid w:val="00F85187"/>
    <w:rsid w:val="00F8557F"/>
    <w:rsid w:val="00F86094"/>
    <w:rsid w:val="00F8628D"/>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31EC"/>
    <w:rsid w:val="00FB4212"/>
    <w:rsid w:val="00FB4A74"/>
    <w:rsid w:val="00FB4E79"/>
    <w:rsid w:val="00FB50AF"/>
    <w:rsid w:val="00FB613A"/>
    <w:rsid w:val="00FB69C2"/>
    <w:rsid w:val="00FB77F1"/>
    <w:rsid w:val="00FB7C87"/>
    <w:rsid w:val="00FC0FA7"/>
    <w:rsid w:val="00FC1288"/>
    <w:rsid w:val="00FC1986"/>
    <w:rsid w:val="00FC29F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80"/>
    <w:rsid w:val="00FD0C0B"/>
    <w:rsid w:val="00FD0CFC"/>
    <w:rsid w:val="00FD2A61"/>
    <w:rsid w:val="00FD2EE6"/>
    <w:rsid w:val="00FD2FB6"/>
    <w:rsid w:val="00FD37A9"/>
    <w:rsid w:val="00FD3AF4"/>
    <w:rsid w:val="00FD45D1"/>
    <w:rsid w:val="00FD4DCC"/>
    <w:rsid w:val="00FD4E0E"/>
    <w:rsid w:val="00FD5793"/>
    <w:rsid w:val="00FD5FA1"/>
    <w:rsid w:val="00FD720E"/>
    <w:rsid w:val="00FD77CF"/>
    <w:rsid w:val="00FD7EDD"/>
    <w:rsid w:val="00FD7FCB"/>
    <w:rsid w:val="00FE0E20"/>
    <w:rsid w:val="00FE0E3A"/>
    <w:rsid w:val="00FE1327"/>
    <w:rsid w:val="00FE1E30"/>
    <w:rsid w:val="00FE33F5"/>
    <w:rsid w:val="00FE35CF"/>
    <w:rsid w:val="00FE3856"/>
    <w:rsid w:val="00FE4229"/>
    <w:rsid w:val="00FE42C8"/>
    <w:rsid w:val="00FE5B07"/>
    <w:rsid w:val="00FE630B"/>
    <w:rsid w:val="00FE6978"/>
    <w:rsid w:val="00FE7118"/>
    <w:rsid w:val="00FE754D"/>
    <w:rsid w:val="00FE7B98"/>
    <w:rsid w:val="00FF131D"/>
    <w:rsid w:val="00FF256C"/>
    <w:rsid w:val="00FF25A0"/>
    <w:rsid w:val="00FF25AF"/>
    <w:rsid w:val="00FF3674"/>
    <w:rsid w:val="00FF3B7C"/>
    <w:rsid w:val="00FF5333"/>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stroke="f">
      <v:fill color="white" color2="#aaa" type="gradient"/>
      <v:stroke on="f"/>
      <v:shadow on="t" color="#4d4d4d" opacity="52429f" offset=",3pt"/>
      <o:colormru v:ext="edit" colors="#c8d8e6,#00214a,#b2b2b2,#eaeaea,#d4dfeb,#d8e3ec,#dfe7e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ource Sans Pro" w:eastAsiaTheme="minorEastAsia" w:hAnsi="Source Sans Pro" w:cs="Times New Roman"/>
        <w:sz w:val="22"/>
        <w:szCs w:val="22"/>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toc 1" w:uiPriority="39" w:qFormat="1"/>
    <w:lsdException w:name="toc 2" w:uiPriority="39" w:qFormat="1"/>
    <w:lsdException w:name="toc 3" w:uiPriority="39" w:qFormat="1"/>
    <w:lsdException w:name="toc 4" w:uiPriority="39"/>
    <w:lsdException w:name="toc 5" w:uiPriority="3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75BAF"/>
  </w:style>
  <w:style w:type="paragraph" w:styleId="Heading1">
    <w:name w:val="heading 1"/>
    <w:aliases w:val="Heading1"/>
    <w:next w:val="Body"/>
    <w:qFormat/>
    <w:rsid w:val="008358DB"/>
    <w:pPr>
      <w:keepNext/>
      <w:pageBreakBefore/>
      <w:numPr>
        <w:numId w:val="1"/>
      </w:numPr>
      <w:tabs>
        <w:tab w:val="clear" w:pos="1337"/>
      </w:tabs>
      <w:spacing w:before="240" w:after="100"/>
      <w:ind w:left="1701" w:hanging="1701"/>
      <w:outlineLvl w:val="0"/>
    </w:pPr>
    <w:rPr>
      <w:b/>
      <w:snapToGrid w:val="0"/>
      <w:kern w:val="28"/>
      <w:sz w:val="32"/>
      <w:lang w:eastAsia="de-DE"/>
    </w:rPr>
  </w:style>
  <w:style w:type="paragraph" w:styleId="Heading2">
    <w:name w:val="heading 2"/>
    <w:aliases w:val="Heading2"/>
    <w:basedOn w:val="Heading1"/>
    <w:next w:val="Body"/>
    <w:qFormat/>
    <w:rsid w:val="008358DB"/>
    <w:pPr>
      <w:pageBreakBefore w:val="0"/>
      <w:numPr>
        <w:ilvl w:val="1"/>
      </w:numPr>
      <w:tabs>
        <w:tab w:val="clear" w:pos="1337"/>
      </w:tabs>
      <w:spacing w:after="120"/>
      <w:ind w:left="1701" w:hanging="1701"/>
      <w:outlineLvl w:val="1"/>
    </w:pPr>
    <w:rPr>
      <w:sz w:val="28"/>
    </w:rPr>
  </w:style>
  <w:style w:type="paragraph" w:styleId="Heading3">
    <w:name w:val="heading 3"/>
    <w:aliases w:val="Heading3"/>
    <w:basedOn w:val="Heading1"/>
    <w:next w:val="Body"/>
    <w:qFormat/>
    <w:rsid w:val="008358DB"/>
    <w:pPr>
      <w:pageBreakBefore w:val="0"/>
      <w:numPr>
        <w:ilvl w:val="2"/>
      </w:numPr>
      <w:tabs>
        <w:tab w:val="clear" w:pos="1337"/>
      </w:tabs>
      <w:spacing w:after="120"/>
      <w:ind w:left="1701" w:hanging="1701"/>
      <w:outlineLvl w:val="2"/>
    </w:pPr>
    <w:rPr>
      <w:sz w:val="28"/>
    </w:rPr>
  </w:style>
  <w:style w:type="paragraph" w:styleId="Heading4">
    <w:name w:val="heading 4"/>
    <w:aliases w:val="Heading4"/>
    <w:basedOn w:val="Heading1"/>
    <w:next w:val="Body"/>
    <w:qFormat/>
    <w:rsid w:val="008358DB"/>
    <w:pPr>
      <w:pageBreakBefore w:val="0"/>
      <w:numPr>
        <w:ilvl w:val="3"/>
      </w:numPr>
      <w:tabs>
        <w:tab w:val="clear" w:pos="1337"/>
        <w:tab w:val="num" w:pos="1701"/>
      </w:tabs>
      <w:spacing w:after="120"/>
      <w:ind w:left="1701" w:hanging="1701"/>
      <w:outlineLvl w:val="3"/>
    </w:pPr>
    <w:rPr>
      <w:sz w:val="28"/>
    </w:rPr>
  </w:style>
  <w:style w:type="paragraph" w:styleId="Heading5">
    <w:name w:val="heading 5"/>
    <w:basedOn w:val="Heading2"/>
    <w:next w:val="Body"/>
    <w:qFormat/>
    <w:rsid w:val="00D7671E"/>
    <w:pPr>
      <w:numPr>
        <w:ilvl w:val="4"/>
      </w:numPr>
      <w:outlineLvl w:val="4"/>
    </w:pPr>
    <w:rPr>
      <w:szCs w:val="24"/>
    </w:rPr>
  </w:style>
  <w:style w:type="paragraph" w:styleId="Heading6">
    <w:name w:val="heading 6"/>
    <w:basedOn w:val="Normal"/>
    <w:next w:val="Normal"/>
    <w:rsid w:val="00E374F3"/>
    <w:pPr>
      <w:spacing w:before="240" w:after="60"/>
      <w:outlineLvl w:val="5"/>
    </w:pPr>
    <w:rPr>
      <w:i/>
    </w:rPr>
  </w:style>
  <w:style w:type="paragraph" w:styleId="Heading7">
    <w:name w:val="heading 7"/>
    <w:basedOn w:val="Normal"/>
    <w:next w:val="Normal"/>
    <w:rsid w:val="00E374F3"/>
    <w:pPr>
      <w:spacing w:before="240" w:after="60"/>
      <w:outlineLvl w:val="6"/>
    </w:pPr>
  </w:style>
  <w:style w:type="paragraph" w:styleId="Heading8">
    <w:name w:val="heading 8"/>
    <w:basedOn w:val="Normal"/>
    <w:next w:val="Normal"/>
    <w:rsid w:val="00E374F3"/>
    <w:pPr>
      <w:spacing w:before="240" w:after="60"/>
      <w:outlineLvl w:val="7"/>
    </w:pPr>
    <w:rPr>
      <w:i/>
    </w:rPr>
  </w:style>
  <w:style w:type="paragraph" w:styleId="Heading9">
    <w:name w:val="heading 9"/>
    <w:basedOn w:val="Normal"/>
    <w:next w:val="Normal"/>
    <w:rsid w:val="00E374F3"/>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autoRedefine/>
    <w:rsid w:val="00AA3B9B"/>
    <w:pPr>
      <w:spacing w:before="160" w:after="160"/>
    </w:pPr>
    <w:rPr>
      <w:lang w:eastAsia="de-DE"/>
    </w:rPr>
  </w:style>
  <w:style w:type="paragraph" w:customStyle="1" w:styleId="AnchorLine">
    <w:name w:val="AnchorLine"/>
    <w:basedOn w:val="Body"/>
    <w:next w:val="Body"/>
    <w:rsid w:val="00CC0AC5"/>
    <w:pPr>
      <w:keepNext/>
      <w:spacing w:before="120" w:line="20" w:lineRule="exact"/>
    </w:pPr>
    <w:rPr>
      <w:sz w:val="6"/>
    </w:rPr>
  </w:style>
  <w:style w:type="paragraph" w:customStyle="1" w:styleId="AlphaContd">
    <w:name w:val="AlphaContd"/>
    <w:basedOn w:val="Body"/>
    <w:rsid w:val="004E2575"/>
    <w:pPr>
      <w:numPr>
        <w:numId w:val="14"/>
      </w:numPr>
      <w:tabs>
        <w:tab w:val="clear" w:pos="539"/>
      </w:tabs>
      <w:spacing w:before="40" w:after="40"/>
      <w:ind w:left="426" w:hanging="426"/>
    </w:pPr>
  </w:style>
  <w:style w:type="paragraph" w:customStyle="1" w:styleId="FigureTitle">
    <w:name w:val="FigureTitle"/>
    <w:basedOn w:val="Body"/>
    <w:next w:val="Body"/>
    <w:autoRedefine/>
    <w:rsid w:val="003F6706"/>
    <w:pPr>
      <w:numPr>
        <w:numId w:val="7"/>
      </w:numPr>
      <w:tabs>
        <w:tab w:val="clear" w:pos="1134"/>
      </w:tabs>
      <w:spacing w:before="40" w:after="360" w:line="276" w:lineRule="auto"/>
      <w:ind w:left="1418" w:hanging="1418"/>
    </w:pPr>
    <w:rPr>
      <w:b/>
    </w:rPr>
  </w:style>
  <w:style w:type="paragraph" w:customStyle="1" w:styleId="Reference">
    <w:name w:val="Reference"/>
    <w:basedOn w:val="Body"/>
    <w:autoRedefine/>
    <w:rsid w:val="005A5248"/>
    <w:pPr>
      <w:numPr>
        <w:numId w:val="10"/>
      </w:numPr>
      <w:tabs>
        <w:tab w:val="clear" w:pos="454"/>
      </w:tabs>
      <w:ind w:left="567" w:hanging="567"/>
    </w:pPr>
  </w:style>
  <w:style w:type="character" w:customStyle="1" w:styleId="Superscript">
    <w:name w:val="Superscript"/>
    <w:rsid w:val="00773EBD"/>
    <w:rPr>
      <w:noProof w:val="0"/>
      <w:position w:val="2"/>
      <w:vertAlign w:val="superscript"/>
      <w:lang w:val="en-US"/>
    </w:rPr>
  </w:style>
  <w:style w:type="paragraph" w:customStyle="1" w:styleId="Note">
    <w:name w:val="Note"/>
    <w:basedOn w:val="Body"/>
    <w:next w:val="Body"/>
    <w:rsid w:val="00B4498B"/>
    <w:pPr>
      <w:numPr>
        <w:numId w:val="8"/>
      </w:numPr>
      <w:tabs>
        <w:tab w:val="clear" w:pos="510"/>
        <w:tab w:val="left" w:pos="1134"/>
      </w:tabs>
      <w:spacing w:before="240" w:after="240"/>
      <w:ind w:left="1134" w:hanging="1134"/>
    </w:pPr>
    <w:rPr>
      <w:i/>
    </w:rPr>
  </w:style>
  <w:style w:type="paragraph" w:customStyle="1" w:styleId="NumberedContd">
    <w:name w:val="NumberedContd"/>
    <w:basedOn w:val="Body"/>
    <w:rsid w:val="007C6E2B"/>
    <w:pPr>
      <w:numPr>
        <w:numId w:val="13"/>
      </w:numPr>
      <w:spacing w:before="40" w:after="40"/>
    </w:pPr>
  </w:style>
  <w:style w:type="paragraph" w:styleId="Header">
    <w:name w:val="header"/>
    <w:basedOn w:val="Normal"/>
    <w:link w:val="HeaderChar"/>
    <w:rsid w:val="009455CE"/>
    <w:pPr>
      <w:tabs>
        <w:tab w:val="center" w:pos="4513"/>
        <w:tab w:val="right" w:pos="9026"/>
      </w:tabs>
    </w:pPr>
  </w:style>
  <w:style w:type="paragraph" w:customStyle="1" w:styleId="Bullet">
    <w:name w:val="Bullet"/>
    <w:basedOn w:val="Body"/>
    <w:rsid w:val="008D186A"/>
    <w:pPr>
      <w:numPr>
        <w:numId w:val="5"/>
      </w:numPr>
      <w:spacing w:before="40" w:after="40"/>
    </w:pPr>
  </w:style>
  <w:style w:type="paragraph" w:customStyle="1" w:styleId="TableHead">
    <w:name w:val="TableHead"/>
    <w:link w:val="TableHeadChar"/>
    <w:autoRedefine/>
    <w:rsid w:val="007D4F7F"/>
    <w:pPr>
      <w:spacing w:before="40" w:after="20"/>
    </w:pPr>
    <w:rPr>
      <w:b/>
      <w:lang w:eastAsia="de-DE"/>
    </w:rPr>
  </w:style>
  <w:style w:type="paragraph" w:customStyle="1" w:styleId="TableHead-l">
    <w:name w:val="TableHead-l"/>
    <w:basedOn w:val="TableHead"/>
    <w:autoRedefine/>
    <w:rsid w:val="003A7120"/>
    <w:pPr>
      <w:ind w:left="-85"/>
    </w:pPr>
  </w:style>
  <w:style w:type="paragraph" w:customStyle="1" w:styleId="TableHead-c">
    <w:name w:val="TableHead-c"/>
    <w:basedOn w:val="TableHead"/>
    <w:rsid w:val="00773EBD"/>
    <w:pPr>
      <w:jc w:val="center"/>
    </w:pPr>
  </w:style>
  <w:style w:type="paragraph" w:customStyle="1" w:styleId="DashIndented">
    <w:name w:val="DashIndented"/>
    <w:basedOn w:val="Body"/>
    <w:autoRedefine/>
    <w:rsid w:val="004C3861"/>
    <w:pPr>
      <w:numPr>
        <w:numId w:val="6"/>
      </w:numPr>
      <w:tabs>
        <w:tab w:val="clear" w:pos="539"/>
      </w:tabs>
      <w:spacing w:before="40" w:after="40"/>
      <w:ind w:left="567" w:hanging="283"/>
    </w:pPr>
  </w:style>
  <w:style w:type="paragraph" w:customStyle="1" w:styleId="TableCell">
    <w:name w:val="TableCell"/>
    <w:rsid w:val="000F4BF9"/>
    <w:pPr>
      <w:spacing w:before="40" w:after="20"/>
      <w:ind w:right="85"/>
    </w:pPr>
    <w:rPr>
      <w:lang w:eastAsia="de-DE"/>
    </w:rPr>
  </w:style>
  <w:style w:type="paragraph" w:customStyle="1" w:styleId="TableCell-l">
    <w:name w:val="TableCell-l"/>
    <w:basedOn w:val="TableCell"/>
    <w:rsid w:val="00773EBD"/>
    <w:pPr>
      <w:ind w:left="-85"/>
    </w:pPr>
  </w:style>
  <w:style w:type="character" w:customStyle="1" w:styleId="Subscript">
    <w:name w:val="Subscript"/>
    <w:rsid w:val="00773EBD"/>
    <w:rPr>
      <w:noProof w:val="0"/>
      <w:position w:val="-2"/>
      <w:vertAlign w:val="subscript"/>
      <w:lang w:val="en-US"/>
    </w:rPr>
  </w:style>
  <w:style w:type="character" w:customStyle="1" w:styleId="Times-italic">
    <w:name w:val="Times-italic"/>
    <w:rsid w:val="00E14693"/>
    <w:rPr>
      <w:rFonts w:ascii="Times New Roman" w:hAnsi="Times New Roman"/>
      <w:i/>
      <w:noProof w:val="0"/>
      <w:lang w:val="en-US"/>
    </w:rPr>
  </w:style>
  <w:style w:type="paragraph" w:styleId="Footer">
    <w:name w:val="footer"/>
    <w:autoRedefine/>
    <w:rsid w:val="004D6C7B"/>
    <w:pPr>
      <w:tabs>
        <w:tab w:val="center" w:pos="5103"/>
        <w:tab w:val="right" w:pos="10206"/>
      </w:tabs>
    </w:pPr>
    <w:rPr>
      <w:sz w:val="18"/>
      <w:lang w:eastAsia="de-DE"/>
    </w:rPr>
  </w:style>
  <w:style w:type="paragraph" w:customStyle="1" w:styleId="Heading">
    <w:name w:val="Heading"/>
    <w:basedOn w:val="Body"/>
    <w:next w:val="Body"/>
    <w:link w:val="HeadingChar"/>
    <w:rsid w:val="009B0435"/>
    <w:pPr>
      <w:keepNext/>
      <w:spacing w:before="260" w:after="80"/>
    </w:pPr>
    <w:rPr>
      <w:b/>
    </w:rPr>
  </w:style>
  <w:style w:type="character" w:customStyle="1" w:styleId="Bold">
    <w:name w:val="Bold"/>
    <w:rsid w:val="00E374F3"/>
    <w:rPr>
      <w:b/>
      <w:noProof w:val="0"/>
      <w:lang w:val="en-US"/>
    </w:rPr>
  </w:style>
  <w:style w:type="paragraph" w:customStyle="1" w:styleId="TableCell-c">
    <w:name w:val="TableCell-c"/>
    <w:basedOn w:val="TableCell"/>
    <w:rsid w:val="00773EBD"/>
    <w:pPr>
      <w:jc w:val="center"/>
    </w:pPr>
  </w:style>
  <w:style w:type="paragraph" w:customStyle="1" w:styleId="TableTitle">
    <w:name w:val="TableTitle"/>
    <w:basedOn w:val="Body"/>
    <w:next w:val="Body"/>
    <w:autoRedefine/>
    <w:rsid w:val="00611E7F"/>
    <w:pPr>
      <w:numPr>
        <w:numId w:val="11"/>
      </w:numPr>
      <w:tabs>
        <w:tab w:val="clear" w:pos="1219"/>
      </w:tabs>
      <w:spacing w:before="260" w:after="40"/>
      <w:ind w:left="1418" w:hanging="1418"/>
    </w:pPr>
    <w:rPr>
      <w:b/>
    </w:rPr>
  </w:style>
  <w:style w:type="character" w:styleId="Hyperlink">
    <w:name w:val="Hyperlink"/>
    <w:uiPriority w:val="99"/>
    <w:rsid w:val="00E374F3"/>
    <w:rPr>
      <w:color w:val="0000FF"/>
      <w:u w:val="single"/>
    </w:rPr>
  </w:style>
  <w:style w:type="character" w:customStyle="1" w:styleId="Underline">
    <w:name w:val="Underline"/>
    <w:rsid w:val="00E374F3"/>
    <w:rPr>
      <w:noProof w:val="0"/>
      <w:u w:val="single"/>
      <w:lang w:val="en-US"/>
    </w:rPr>
  </w:style>
  <w:style w:type="paragraph" w:styleId="TOC2">
    <w:name w:val="toc 2"/>
    <w:aliases w:val="Heading2.TOC"/>
    <w:basedOn w:val="Normal"/>
    <w:next w:val="Normal"/>
    <w:uiPriority w:val="39"/>
    <w:qFormat/>
    <w:rsid w:val="00EF5F0A"/>
    <w:pPr>
      <w:tabs>
        <w:tab w:val="right" w:leader="dot" w:pos="10206"/>
      </w:tabs>
      <w:ind w:left="1134" w:hanging="1134"/>
    </w:pPr>
    <w:rPr>
      <w:noProof/>
    </w:rPr>
  </w:style>
  <w:style w:type="paragraph" w:styleId="TOC1">
    <w:name w:val="toc 1"/>
    <w:aliases w:val="Heading1.TOC"/>
    <w:basedOn w:val="Normal"/>
    <w:next w:val="Normal"/>
    <w:link w:val="TOC1Char"/>
    <w:uiPriority w:val="39"/>
    <w:qFormat/>
    <w:rsid w:val="00344C45"/>
    <w:pPr>
      <w:tabs>
        <w:tab w:val="right" w:leader="dot" w:pos="10206"/>
      </w:tabs>
      <w:spacing w:before="60"/>
      <w:ind w:left="1134" w:hanging="1134"/>
    </w:pPr>
    <w:rPr>
      <w:b/>
      <w:noProof/>
    </w:rPr>
  </w:style>
  <w:style w:type="paragraph" w:styleId="TOC3">
    <w:name w:val="toc 3"/>
    <w:aliases w:val="Heading3.TOC"/>
    <w:basedOn w:val="Normal"/>
    <w:next w:val="Normal"/>
    <w:uiPriority w:val="39"/>
    <w:qFormat/>
    <w:rsid w:val="004A4382"/>
    <w:pPr>
      <w:tabs>
        <w:tab w:val="right" w:leader="dot" w:pos="10206"/>
      </w:tabs>
      <w:ind w:left="1418" w:hanging="1418"/>
    </w:pPr>
    <w:rPr>
      <w:noProof/>
    </w:rPr>
  </w:style>
  <w:style w:type="paragraph" w:styleId="TOC4">
    <w:name w:val="toc 4"/>
    <w:aliases w:val="Heading4.TOC"/>
    <w:basedOn w:val="Normal"/>
    <w:next w:val="Normal"/>
    <w:uiPriority w:val="39"/>
    <w:rsid w:val="00423E00"/>
    <w:pPr>
      <w:tabs>
        <w:tab w:val="right" w:leader="dot" w:pos="10206"/>
      </w:tabs>
      <w:ind w:left="1701" w:hanging="1701"/>
    </w:pPr>
    <w:rPr>
      <w:noProof/>
    </w:rPr>
  </w:style>
  <w:style w:type="paragraph" w:customStyle="1" w:styleId="NoteNumContd">
    <w:name w:val="NoteNumContd"/>
    <w:basedOn w:val="Normal"/>
    <w:rsid w:val="005A5248"/>
    <w:pPr>
      <w:numPr>
        <w:numId w:val="15"/>
      </w:numPr>
      <w:tabs>
        <w:tab w:val="clear" w:pos="312"/>
      </w:tabs>
      <w:spacing w:before="40" w:after="40"/>
      <w:ind w:left="426" w:hanging="426"/>
      <w:jc w:val="both"/>
    </w:pPr>
    <w:rPr>
      <w:i/>
    </w:rPr>
  </w:style>
  <w:style w:type="paragraph" w:customStyle="1" w:styleId="Headline1">
    <w:name w:val="Headline1"/>
    <w:rsid w:val="00E91CAB"/>
    <w:pPr>
      <w:tabs>
        <w:tab w:val="right" w:pos="9639"/>
      </w:tabs>
    </w:pPr>
    <w:rPr>
      <w:b/>
      <w:sz w:val="28"/>
      <w:lang w:eastAsia="de-DE"/>
    </w:rPr>
  </w:style>
  <w:style w:type="paragraph" w:customStyle="1" w:styleId="Headline2">
    <w:name w:val="Headline2"/>
    <w:basedOn w:val="Headline1"/>
    <w:rsid w:val="00E91CAB"/>
    <w:pPr>
      <w:tabs>
        <w:tab w:val="clear" w:pos="9639"/>
        <w:tab w:val="right" w:pos="9923"/>
      </w:tabs>
      <w:spacing w:before="40"/>
    </w:pPr>
    <w:rPr>
      <w:sz w:val="22"/>
    </w:rPr>
  </w:style>
  <w:style w:type="paragraph" w:styleId="FootnoteText">
    <w:name w:val="footnote text"/>
    <w:aliases w:val="footnote"/>
    <w:basedOn w:val="Body"/>
    <w:semiHidden/>
    <w:rsid w:val="000E417B"/>
    <w:pPr>
      <w:tabs>
        <w:tab w:val="left" w:pos="284"/>
      </w:tabs>
      <w:spacing w:before="0" w:after="40"/>
      <w:ind w:left="284" w:hanging="284"/>
    </w:pPr>
    <w:rPr>
      <w:sz w:val="18"/>
    </w:rPr>
  </w:style>
  <w:style w:type="character" w:styleId="FootnoteReference">
    <w:name w:val="footnote reference"/>
    <w:semiHidden/>
    <w:rsid w:val="00E374F3"/>
    <w:rPr>
      <w:vertAlign w:val="superscript"/>
    </w:rPr>
  </w:style>
  <w:style w:type="character" w:customStyle="1" w:styleId="Symbol">
    <w:name w:val="Symbol"/>
    <w:rsid w:val="00773EBD"/>
    <w:rPr>
      <w:rFonts w:ascii="Symbol" w:hAnsi="Symbol"/>
      <w:noProof w:val="0"/>
      <w:lang w:val="en-US"/>
    </w:rPr>
  </w:style>
  <w:style w:type="character" w:styleId="EndnoteReference">
    <w:name w:val="endnote reference"/>
    <w:semiHidden/>
    <w:rsid w:val="00E374F3"/>
    <w:rPr>
      <w:vertAlign w:val="superscript"/>
    </w:rPr>
  </w:style>
  <w:style w:type="character" w:customStyle="1" w:styleId="ZapfDingbats">
    <w:name w:val="ZapfDingbats"/>
    <w:rsid w:val="00E374F3"/>
    <w:rPr>
      <w:rFonts w:ascii="ZapfDingbats" w:hAnsi="ZapfDingbats"/>
      <w:noProof w:val="0"/>
      <w:lang w:val="en-US"/>
    </w:rPr>
  </w:style>
  <w:style w:type="character" w:customStyle="1" w:styleId="Hypertext">
    <w:name w:val="Hypertext"/>
    <w:rsid w:val="00FC66B0"/>
    <w:rPr>
      <w:b/>
      <w:noProof w:val="0"/>
      <w:color w:val="0000FF"/>
      <w:lang w:val="en-US"/>
    </w:rPr>
  </w:style>
  <w:style w:type="character" w:customStyle="1" w:styleId="Deleted">
    <w:name w:val="Deleted"/>
    <w:rsid w:val="00E374F3"/>
    <w:rPr>
      <w:strike/>
      <w:dstrike w:val="0"/>
      <w:noProof w:val="0"/>
      <w:color w:val="FF0000"/>
      <w:vertAlign w:val="baseline"/>
      <w:lang w:val="en-US"/>
    </w:rPr>
  </w:style>
  <w:style w:type="character" w:customStyle="1" w:styleId="Inserted">
    <w:name w:val="Inserted"/>
    <w:rsid w:val="00E374F3"/>
    <w:rPr>
      <w:dstrike w:val="0"/>
      <w:noProof w:val="0"/>
      <w:color w:val="FF0000"/>
      <w:u w:val="single"/>
      <w:vertAlign w:val="baseline"/>
      <w:lang w:val="en-US"/>
    </w:rPr>
  </w:style>
  <w:style w:type="character" w:customStyle="1" w:styleId="CodeFragment">
    <w:name w:val="CodeFragment"/>
    <w:rsid w:val="00DE3FC8"/>
    <w:rPr>
      <w:rFonts w:ascii="Courier New" w:hAnsi="Courier New"/>
      <w:noProof w:val="0"/>
      <w:sz w:val="20"/>
      <w:szCs w:val="20"/>
      <w:vertAlign w:val="baseline"/>
      <w:lang w:val="en-US"/>
    </w:rPr>
  </w:style>
  <w:style w:type="paragraph" w:customStyle="1" w:styleId="Attention">
    <w:name w:val="Attention"/>
    <w:basedOn w:val="Body"/>
    <w:next w:val="Body"/>
    <w:autoRedefine/>
    <w:rsid w:val="003F6706"/>
    <w:pPr>
      <w:numPr>
        <w:numId w:val="4"/>
      </w:numPr>
      <w:tabs>
        <w:tab w:val="clear" w:pos="992"/>
      </w:tabs>
      <w:spacing w:before="280" w:after="280"/>
      <w:ind w:left="1134" w:hanging="1134"/>
    </w:pPr>
    <w:rPr>
      <w:b/>
      <w:i/>
    </w:rPr>
  </w:style>
  <w:style w:type="paragraph" w:customStyle="1" w:styleId="Code">
    <w:name w:val="Code"/>
    <w:basedOn w:val="Body"/>
    <w:rsid w:val="006F1DA6"/>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rsid w:val="00423E00"/>
    <w:pPr>
      <w:keepNext/>
      <w:spacing w:before="360" w:after="100"/>
      <w:contextualSpacing/>
      <w:outlineLvl w:val="0"/>
    </w:pPr>
    <w:rPr>
      <w:b/>
      <w:snapToGrid w:val="0"/>
      <w:kern w:val="28"/>
      <w:sz w:val="28"/>
    </w:rPr>
  </w:style>
  <w:style w:type="paragraph" w:customStyle="1" w:styleId="TableCell-Indent">
    <w:name w:val="TableCell-Indent"/>
    <w:basedOn w:val="TableCell"/>
    <w:rsid w:val="00773EBD"/>
    <w:pPr>
      <w:tabs>
        <w:tab w:val="left" w:pos="510"/>
      </w:tabs>
      <w:ind w:left="510" w:hanging="510"/>
    </w:pPr>
  </w:style>
  <w:style w:type="paragraph" w:customStyle="1" w:styleId="TableCellBold">
    <w:name w:val="TableCellBold"/>
    <w:basedOn w:val="TableCell"/>
    <w:rsid w:val="00773EBD"/>
    <w:rPr>
      <w:b/>
    </w:rPr>
  </w:style>
  <w:style w:type="paragraph" w:customStyle="1" w:styleId="TableCellBold-l">
    <w:name w:val="TableCellBold-l"/>
    <w:basedOn w:val="TableCell"/>
    <w:rsid w:val="00773EBD"/>
    <w:pPr>
      <w:ind w:left="-85"/>
    </w:pPr>
    <w:rPr>
      <w:b/>
    </w:rPr>
  </w:style>
  <w:style w:type="character" w:customStyle="1" w:styleId="HeaderChar">
    <w:name w:val="Header Char"/>
    <w:link w:val="Header"/>
    <w:rsid w:val="009455CE"/>
    <w:rPr>
      <w:sz w:val="22"/>
      <w:szCs w:val="22"/>
    </w:rPr>
  </w:style>
  <w:style w:type="character" w:styleId="PageNumber">
    <w:name w:val="page number"/>
    <w:rsid w:val="00773EBD"/>
    <w:rPr>
      <w:lang w:val="en-US"/>
    </w:rPr>
  </w:style>
  <w:style w:type="paragraph" w:customStyle="1" w:styleId="headspacer">
    <w:name w:val="headspacer"/>
    <w:basedOn w:val="AnchorLine"/>
    <w:rsid w:val="001653A9"/>
    <w:pPr>
      <w:spacing w:before="0" w:after="0"/>
    </w:pPr>
  </w:style>
  <w:style w:type="paragraph" w:styleId="DocumentMap">
    <w:name w:val="Document Map"/>
    <w:basedOn w:val="Normal"/>
    <w:semiHidden/>
    <w:rsid w:val="00E374F3"/>
    <w:pPr>
      <w:shd w:val="clear" w:color="auto" w:fill="000080"/>
    </w:pPr>
    <w:rPr>
      <w:rFonts w:ascii="Tahoma" w:eastAsia="SimSun" w:hAnsi="Tahoma"/>
      <w:lang w:eastAsia="zh-CN"/>
    </w:rPr>
  </w:style>
  <w:style w:type="paragraph" w:customStyle="1" w:styleId="CoverTitleContinued">
    <w:name w:val="CoverTitleContinued"/>
    <w:basedOn w:val="Body"/>
    <w:autoRedefine/>
    <w:rsid w:val="00177C78"/>
    <w:pPr>
      <w:autoSpaceDE w:val="0"/>
      <w:autoSpaceDN w:val="0"/>
      <w:adjustRightInd w:val="0"/>
      <w:snapToGrid w:val="0"/>
      <w:spacing w:after="400"/>
    </w:pPr>
    <w:rPr>
      <w:b/>
      <w:spacing w:val="20"/>
      <w:sz w:val="28"/>
      <w:szCs w:val="28"/>
    </w:rPr>
  </w:style>
  <w:style w:type="character" w:styleId="FollowedHyperlink">
    <w:name w:val="FollowedHyperlink"/>
    <w:rsid w:val="00E374F3"/>
    <w:rPr>
      <w:color w:val="800080"/>
      <w:u w:val="single"/>
    </w:rPr>
  </w:style>
  <w:style w:type="paragraph" w:styleId="TOC5">
    <w:name w:val="toc 5"/>
    <w:aliases w:val="Heading5.TOC"/>
    <w:basedOn w:val="TOC1"/>
    <w:next w:val="Body"/>
    <w:uiPriority w:val="39"/>
    <w:rsid w:val="00AA3B9B"/>
    <w:pPr>
      <w:spacing w:before="40"/>
    </w:pPr>
  </w:style>
  <w:style w:type="paragraph" w:styleId="TOC6">
    <w:name w:val="toc 6"/>
    <w:aliases w:val="Heading_Preface.TOC"/>
    <w:basedOn w:val="TOC1"/>
    <w:next w:val="Normal"/>
    <w:autoRedefine/>
    <w:semiHidden/>
    <w:rsid w:val="00144CF9"/>
    <w:pPr>
      <w:tabs>
        <w:tab w:val="right" w:leader="dot" w:pos="9912"/>
      </w:tabs>
      <w:ind w:left="0" w:firstLine="0"/>
    </w:pPr>
  </w:style>
  <w:style w:type="paragraph" w:styleId="TOC7">
    <w:name w:val="toc 7"/>
    <w:basedOn w:val="Normal"/>
    <w:next w:val="Normal"/>
    <w:autoRedefine/>
    <w:semiHidden/>
    <w:rsid w:val="00E374F3"/>
    <w:pPr>
      <w:ind w:left="1560"/>
    </w:pPr>
  </w:style>
  <w:style w:type="paragraph" w:styleId="TOC8">
    <w:name w:val="toc 8"/>
    <w:basedOn w:val="Normal"/>
    <w:next w:val="Normal"/>
    <w:autoRedefine/>
    <w:semiHidden/>
    <w:rsid w:val="00E374F3"/>
    <w:pPr>
      <w:ind w:left="1820"/>
    </w:pPr>
  </w:style>
  <w:style w:type="paragraph" w:styleId="TOC9">
    <w:name w:val="toc 9"/>
    <w:basedOn w:val="Normal"/>
    <w:next w:val="Normal"/>
    <w:autoRedefine/>
    <w:semiHidden/>
    <w:rsid w:val="00E374F3"/>
    <w:pPr>
      <w:ind w:left="2080"/>
    </w:pPr>
  </w:style>
  <w:style w:type="numbering" w:customStyle="1" w:styleId="IFXNumberedList">
    <w:name w:val="IFX Numbered List"/>
    <w:rsid w:val="00610E06"/>
    <w:pPr>
      <w:numPr>
        <w:numId w:val="2"/>
      </w:numPr>
    </w:pPr>
  </w:style>
  <w:style w:type="character" w:styleId="Emphasis">
    <w:name w:val="Emphasis"/>
    <w:rsid w:val="00773EBD"/>
    <w:rPr>
      <w:i/>
      <w:iCs/>
      <w:lang w:val="en-US"/>
    </w:rPr>
  </w:style>
  <w:style w:type="paragraph" w:customStyle="1" w:styleId="RegName">
    <w:name w:val="RegName"/>
    <w:basedOn w:val="RegShortcut"/>
    <w:rsid w:val="00773EBD"/>
    <w:pPr>
      <w:tabs>
        <w:tab w:val="center" w:pos="4961"/>
        <w:tab w:val="right" w:pos="9923"/>
      </w:tabs>
    </w:pPr>
  </w:style>
  <w:style w:type="paragraph" w:customStyle="1" w:styleId="RegShortcut">
    <w:name w:val="RegShortcut"/>
    <w:basedOn w:val="Body"/>
    <w:rsid w:val="00773EBD"/>
    <w:pPr>
      <w:spacing w:before="0" w:after="0" w:line="220" w:lineRule="exact"/>
    </w:pPr>
    <w:rPr>
      <w:b/>
      <w:noProof/>
      <w:lang w:eastAsia="zh-CN"/>
    </w:rPr>
  </w:style>
  <w:style w:type="paragraph" w:customStyle="1" w:styleId="RegIndex">
    <w:name w:val="RegIndex"/>
    <w:basedOn w:val="Body"/>
    <w:rsid w:val="00773EBD"/>
    <w:pPr>
      <w:spacing w:before="0" w:after="0" w:line="200" w:lineRule="exact"/>
      <w:jc w:val="center"/>
    </w:pPr>
    <w:rPr>
      <w:noProof/>
      <w:sz w:val="18"/>
      <w:szCs w:val="18"/>
      <w:lang w:eastAsia="zh-CN"/>
    </w:rPr>
  </w:style>
  <w:style w:type="paragraph" w:customStyle="1" w:styleId="RegOverviewBit">
    <w:name w:val="RegOverviewBit"/>
    <w:basedOn w:val="Body"/>
    <w:rsid w:val="00773EBD"/>
    <w:pPr>
      <w:spacing w:before="0" w:after="0" w:line="160" w:lineRule="exact"/>
      <w:jc w:val="center"/>
    </w:pPr>
    <w:rPr>
      <w:b/>
      <w:noProof/>
      <w:sz w:val="18"/>
      <w:lang w:eastAsia="zh-CN"/>
    </w:rPr>
  </w:style>
  <w:style w:type="paragraph" w:customStyle="1" w:styleId="RegAccess">
    <w:name w:val="RegAccess"/>
    <w:basedOn w:val="Body"/>
    <w:rsid w:val="00773EBD"/>
    <w:pPr>
      <w:spacing w:before="0" w:after="0" w:line="160" w:lineRule="exact"/>
      <w:jc w:val="center"/>
    </w:pPr>
    <w:rPr>
      <w:noProof/>
      <w:sz w:val="18"/>
      <w:lang w:eastAsia="zh-CN"/>
    </w:rPr>
  </w:style>
  <w:style w:type="paragraph" w:customStyle="1" w:styleId="RegEmptyCell">
    <w:name w:val="RegEmptyCell"/>
    <w:basedOn w:val="Body"/>
    <w:rsid w:val="00773EBD"/>
    <w:pPr>
      <w:spacing w:before="0" w:after="0" w:line="80" w:lineRule="exact"/>
      <w:jc w:val="center"/>
    </w:pPr>
    <w:rPr>
      <w:noProof/>
      <w:sz w:val="6"/>
      <w:lang w:eastAsia="zh-CN"/>
    </w:rPr>
  </w:style>
  <w:style w:type="table" w:styleId="TableGrid">
    <w:name w:val="Table Grid"/>
    <w:basedOn w:val="TableNormal"/>
    <w:rsid w:val="00BD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6804"/>
    <w:rPr>
      <w:rFonts w:ascii="Tahoma" w:hAnsi="Tahoma" w:cs="Tahoma"/>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ndnoteText">
    <w:name w:val="endnote text"/>
    <w:basedOn w:val="Normal"/>
    <w:semiHidden/>
    <w:rsid w:val="006A6804"/>
  </w:style>
  <w:style w:type="character" w:styleId="Strong">
    <w:name w:val="Strong"/>
    <w:rsid w:val="00773EBD"/>
    <w:rPr>
      <w:b/>
      <w:bCs/>
      <w:lang w:val="en-US"/>
    </w:rPr>
  </w:style>
  <w:style w:type="paragraph" w:styleId="Subtitle">
    <w:name w:val="Subtitle"/>
    <w:basedOn w:val="Normal"/>
    <w:next w:val="Normal"/>
    <w:link w:val="SubtitleChar"/>
    <w:rsid w:val="00773EBD"/>
    <w:pPr>
      <w:spacing w:after="60"/>
      <w:jc w:val="center"/>
      <w:outlineLvl w:val="1"/>
    </w:pPr>
    <w:rPr>
      <w:rFonts w:ascii="Cambria" w:hAnsi="Cambria"/>
      <w:sz w:val="24"/>
      <w:szCs w:val="24"/>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character" w:customStyle="1" w:styleId="SubtitleChar">
    <w:name w:val="Subtitle Char"/>
    <w:link w:val="Subtitle"/>
    <w:rsid w:val="00773EBD"/>
    <w:rPr>
      <w:rFonts w:ascii="Cambria" w:eastAsia="Times New Roman" w:hAnsi="Cambria" w:cs="Times New Roman"/>
      <w:sz w:val="24"/>
      <w:szCs w:val="24"/>
      <w:lang w:val="en-US"/>
    </w:rPr>
  </w:style>
  <w:style w:type="paragraph" w:styleId="Title">
    <w:name w:val="Title"/>
    <w:basedOn w:val="Normal"/>
    <w:next w:val="Normal"/>
    <w:link w:val="TitleChar"/>
    <w:rsid w:val="00773EBD"/>
    <w:pPr>
      <w:spacing w:before="240" w:after="60"/>
      <w:jc w:val="center"/>
      <w:outlineLvl w:val="0"/>
    </w:pPr>
    <w:rPr>
      <w:b/>
      <w:bCs/>
      <w:kern w:val="28"/>
      <w:sz w:val="32"/>
      <w:szCs w:val="32"/>
    </w:rPr>
  </w:style>
  <w:style w:type="character" w:customStyle="1" w:styleId="TitleChar">
    <w:name w:val="Title Char"/>
    <w:link w:val="Title"/>
    <w:rsid w:val="00773EBD"/>
    <w:rPr>
      <w:rFonts w:eastAsia="Times New Roman" w:cs="Times New Roman"/>
      <w:b/>
      <w:bCs/>
      <w:kern w:val="28"/>
      <w:sz w:val="32"/>
      <w:szCs w:val="32"/>
      <w:lang w:val="en-US"/>
    </w:r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73EB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table" w:customStyle="1" w:styleId="InfineonStandard2">
    <w:name w:val="Infineon Standard_2"/>
    <w:basedOn w:val="TableGrid"/>
    <w:rsid w:val="003B52ED"/>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5753C5"/>
    <w:tblPr/>
    <w:tcPr>
      <w:tcMar>
        <w:left w:w="0" w:type="dxa"/>
        <w:right w:w="0" w:type="dxa"/>
      </w:tcMar>
    </w:tcPr>
  </w:style>
  <w:style w:type="numbering" w:customStyle="1" w:styleId="IFXAlphaList">
    <w:name w:val="IFX Alpha List"/>
    <w:rsid w:val="00F56D65"/>
    <w:pPr>
      <w:numPr>
        <w:numId w:val="3"/>
      </w:numPr>
    </w:pPr>
  </w:style>
  <w:style w:type="numbering" w:customStyle="1" w:styleId="IFXAttentionList">
    <w:name w:val="IFX Attention List"/>
    <w:rsid w:val="00F56D65"/>
    <w:pPr>
      <w:numPr>
        <w:numId w:val="18"/>
      </w:numPr>
    </w:pPr>
  </w:style>
  <w:style w:type="numbering" w:customStyle="1" w:styleId="IFXBulletList">
    <w:name w:val="IFX Bullet List"/>
    <w:rsid w:val="006E11DE"/>
    <w:pPr>
      <w:numPr>
        <w:numId w:val="5"/>
      </w:numPr>
    </w:pPr>
  </w:style>
  <w:style w:type="numbering" w:customStyle="1" w:styleId="IFXDashIndentedList">
    <w:name w:val="IFX DashIndented List"/>
    <w:rsid w:val="0088222E"/>
    <w:pPr>
      <w:numPr>
        <w:numId w:val="6"/>
      </w:numPr>
    </w:pPr>
  </w:style>
  <w:style w:type="numbering" w:customStyle="1" w:styleId="IFXFigureTitleList">
    <w:name w:val="IFX FigureTitle List"/>
    <w:rsid w:val="00CF321E"/>
    <w:pPr>
      <w:numPr>
        <w:numId w:val="16"/>
      </w:numPr>
    </w:pPr>
  </w:style>
  <w:style w:type="numbering" w:customStyle="1" w:styleId="IFXNoteList">
    <w:name w:val="IFX Note List"/>
    <w:rsid w:val="006F6668"/>
    <w:pPr>
      <w:numPr>
        <w:numId w:val="17"/>
      </w:numPr>
    </w:pPr>
  </w:style>
  <w:style w:type="numbering" w:customStyle="1" w:styleId="IFXNoteNumList">
    <w:name w:val="IFX NoteNum List"/>
    <w:rsid w:val="00825395"/>
    <w:pPr>
      <w:numPr>
        <w:numId w:val="9"/>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0"/>
      </w:numPr>
    </w:pPr>
  </w:style>
  <w:style w:type="character" w:customStyle="1" w:styleId="BodyChar">
    <w:name w:val="Body Char"/>
    <w:link w:val="Body"/>
    <w:rsid w:val="00AA3B9B"/>
    <w:rPr>
      <w:lang w:eastAsia="de-DE"/>
    </w:rPr>
  </w:style>
  <w:style w:type="paragraph" w:customStyle="1" w:styleId="NoteIndented">
    <w:name w:val="NoteIndented"/>
    <w:basedOn w:val="Note"/>
    <w:rsid w:val="00773EBD"/>
    <w:pPr>
      <w:tabs>
        <w:tab w:val="left" w:pos="1021"/>
      </w:tabs>
      <w:spacing w:before="0" w:after="0"/>
      <w:ind w:left="1020"/>
    </w:pPr>
  </w:style>
  <w:style w:type="paragraph" w:customStyle="1" w:styleId="MessageTitle">
    <w:name w:val="MessageTitle"/>
    <w:basedOn w:val="Body"/>
    <w:next w:val="Body"/>
    <w:rsid w:val="00773EBD"/>
    <w:pPr>
      <w:numPr>
        <w:numId w:val="12"/>
      </w:numPr>
      <w:spacing w:before="260" w:after="40"/>
      <w:ind w:hanging="1332"/>
    </w:pPr>
    <w:rPr>
      <w:b/>
    </w:rPr>
  </w:style>
  <w:style w:type="numbering" w:customStyle="1" w:styleId="IFXMessageTitleList">
    <w:name w:val="IFX MessageTitle List"/>
    <w:rsid w:val="00C31895"/>
    <w:pPr>
      <w:numPr>
        <w:numId w:val="12"/>
      </w:numPr>
    </w:pPr>
  </w:style>
  <w:style w:type="paragraph" w:customStyle="1" w:styleId="ReqTitle">
    <w:name w:val="ReqTitle"/>
    <w:basedOn w:val="Heading"/>
    <w:rsid w:val="00773EBD"/>
    <w:rPr>
      <w:u w:val="single"/>
    </w:rPr>
  </w:style>
  <w:style w:type="character" w:customStyle="1" w:styleId="HeadingChar">
    <w:name w:val="Heading Char"/>
    <w:link w:val="Heading"/>
    <w:rsid w:val="009B0435"/>
    <w:rPr>
      <w:b/>
      <w:lang w:eastAsia="de-DE"/>
    </w:rPr>
  </w:style>
  <w:style w:type="paragraph" w:customStyle="1" w:styleId="TableSubHeading">
    <w:name w:val="TableSubHeading"/>
    <w:basedOn w:val="TableCellBold-l"/>
    <w:rsid w:val="00773EBD"/>
  </w:style>
  <w:style w:type="paragraph" w:customStyle="1" w:styleId="LineNumber">
    <w:name w:val="LineNumber"/>
    <w:basedOn w:val="Normal"/>
    <w:rsid w:val="003C7593"/>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474FB0"/>
    <w:pPr>
      <w:spacing w:before="120"/>
    </w:pPr>
  </w:style>
  <w:style w:type="paragraph" w:customStyle="1" w:styleId="RegTitle">
    <w:name w:val="RegTitle"/>
    <w:basedOn w:val="Heading"/>
    <w:rsid w:val="00773EBD"/>
  </w:style>
  <w:style w:type="paragraph" w:customStyle="1" w:styleId="AutoCorrect">
    <w:name w:val="AutoCorrect"/>
    <w:rsid w:val="00773EBD"/>
    <w:rPr>
      <w:sz w:val="24"/>
      <w:szCs w:val="24"/>
      <w:lang w:eastAsia="de-DE"/>
    </w:rPr>
  </w:style>
  <w:style w:type="paragraph" w:customStyle="1" w:styleId="CoverTitle">
    <w:name w:val="CoverTitle"/>
    <w:basedOn w:val="Normal"/>
    <w:autoRedefine/>
    <w:rsid w:val="00177C78"/>
    <w:pPr>
      <w:spacing w:before="20" w:after="20"/>
    </w:pPr>
    <w:rPr>
      <w:b/>
      <w:spacing w:val="20"/>
      <w:sz w:val="44"/>
      <w:szCs w:val="48"/>
    </w:rPr>
  </w:style>
  <w:style w:type="paragraph" w:customStyle="1" w:styleId="CoverData">
    <w:name w:val="CoverData"/>
    <w:basedOn w:val="Normal"/>
    <w:link w:val="CoverDataChar"/>
    <w:rsid w:val="00773EBD"/>
    <w:pPr>
      <w:spacing w:before="20" w:after="20"/>
    </w:pPr>
    <w:rPr>
      <w:sz w:val="24"/>
      <w:szCs w:val="28"/>
    </w:rPr>
  </w:style>
  <w:style w:type="paragraph" w:customStyle="1" w:styleId="BusinessUnit">
    <w:name w:val="BusinessUnit"/>
    <w:basedOn w:val="Normal"/>
    <w:rsid w:val="00737313"/>
    <w:rPr>
      <w:spacing w:val="44"/>
      <w:sz w:val="24"/>
    </w:rPr>
  </w:style>
  <w:style w:type="paragraph" w:customStyle="1" w:styleId="LegalText">
    <w:name w:val="LegalText"/>
    <w:rsid w:val="00773EBD"/>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rsid w:val="007B384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AC4111"/>
    <w:rPr>
      <w:rFonts w:ascii="Courier New" w:hAnsi="Courier New"/>
      <w:color w:val="C00000"/>
    </w:rPr>
  </w:style>
  <w:style w:type="paragraph" w:customStyle="1" w:styleId="LegalHeading">
    <w:name w:val="LegalHeading"/>
    <w:link w:val="LegalHeadingChar"/>
    <w:rsid w:val="00A539D4"/>
    <w:pPr>
      <w:keepNext/>
      <w:spacing w:before="60"/>
    </w:pPr>
    <w:rPr>
      <w:b/>
      <w:sz w:val="16"/>
      <w:lang w:eastAsia="de-DE"/>
    </w:rPr>
  </w:style>
  <w:style w:type="paragraph" w:customStyle="1" w:styleId="LineNumber1">
    <w:name w:val="LineNumber1"/>
    <w:basedOn w:val="Normal"/>
    <w:next w:val="LineNumber"/>
    <w:rsid w:val="003C7593"/>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A539D4"/>
    <w:rPr>
      <w:b/>
      <w:sz w:val="16"/>
      <w:szCs w:val="22"/>
      <w:lang w:val="en-US" w:eastAsia="de-DE"/>
    </w:rPr>
  </w:style>
  <w:style w:type="paragraph" w:customStyle="1" w:styleId="Breadcrumb">
    <w:name w:val="Breadcrumb"/>
    <w:link w:val="BreadcrumbChar"/>
    <w:rsid w:val="00825C97"/>
    <w:pPr>
      <w:tabs>
        <w:tab w:val="right" w:pos="8222"/>
      </w:tabs>
    </w:pPr>
    <w:rPr>
      <w:b/>
      <w:noProof/>
    </w:rPr>
  </w:style>
  <w:style w:type="character" w:customStyle="1" w:styleId="TableHeadChar">
    <w:name w:val="TableHead Char"/>
    <w:basedOn w:val="DefaultParagraphFont"/>
    <w:link w:val="TableHead"/>
    <w:rsid w:val="007D4F7F"/>
    <w:rPr>
      <w:b/>
      <w:lang w:eastAsia="de-DE"/>
    </w:rPr>
  </w:style>
  <w:style w:type="paragraph" w:customStyle="1" w:styleId="CoverDocTop1">
    <w:name w:val="CoverDocTop1"/>
    <w:basedOn w:val="CoverData"/>
    <w:autoRedefine/>
    <w:rsid w:val="006B5FCF"/>
    <w:pPr>
      <w:spacing w:before="0" w:after="0"/>
    </w:pPr>
    <w:rPr>
      <w:b/>
      <w:sz w:val="36"/>
      <w:lang w:val="en-GB"/>
    </w:rPr>
  </w:style>
  <w:style w:type="paragraph" w:customStyle="1" w:styleId="Confidentiality">
    <w:name w:val="Confidentiality"/>
    <w:basedOn w:val="Breadcrumb"/>
    <w:link w:val="ConfidentialityChar"/>
    <w:autoRedefine/>
    <w:rsid w:val="004F6DDD"/>
    <w:pPr>
      <w:tabs>
        <w:tab w:val="clear" w:pos="8222"/>
        <w:tab w:val="right" w:pos="8364"/>
      </w:tabs>
    </w:pPr>
    <w:rPr>
      <w:rFonts w:ascii="Source Sans Pro Semibold" w:hAnsi="Source Sans Pro Semibold"/>
      <w:b w:val="0"/>
      <w:color w:val="FF0000"/>
      <w:spacing w:val="20"/>
    </w:rPr>
  </w:style>
  <w:style w:type="character" w:customStyle="1" w:styleId="BreadcrumbChar">
    <w:name w:val="Breadcrumb Char"/>
    <w:basedOn w:val="DefaultParagraphFont"/>
    <w:link w:val="Breadcrumb"/>
    <w:rsid w:val="00F00681"/>
    <w:rPr>
      <w:b/>
      <w:noProof/>
    </w:rPr>
  </w:style>
  <w:style w:type="character" w:customStyle="1" w:styleId="ConfidentialityChar">
    <w:name w:val="Confidentiality Char"/>
    <w:basedOn w:val="BreadcrumbChar"/>
    <w:link w:val="Confidentiality"/>
    <w:rsid w:val="004F6DDD"/>
    <w:rPr>
      <w:rFonts w:ascii="Source Sans Pro Semibold" w:hAnsi="Source Sans Pro Semibold"/>
      <w:b w:val="0"/>
      <w:noProof/>
      <w:color w:val="FF0000"/>
      <w:spacing w:val="20"/>
    </w:rPr>
  </w:style>
  <w:style w:type="paragraph" w:customStyle="1" w:styleId="CoverMetadata">
    <w:name w:val="CoverMetadata"/>
    <w:basedOn w:val="CoverTitleContinued"/>
    <w:rsid w:val="005A5248"/>
    <w:pPr>
      <w:spacing w:before="40" w:after="40"/>
    </w:pPr>
    <w:rPr>
      <w:rFonts w:ascii="Source Sans Pro Semibold" w:hAnsi="Source Sans Pro Semibold"/>
      <w:b w:val="0"/>
      <w:sz w:val="24"/>
    </w:rPr>
  </w:style>
  <w:style w:type="paragraph" w:customStyle="1" w:styleId="InfineonStandard20">
    <w:name w:val="Infineon Standard2"/>
    <w:basedOn w:val="TableHead-l"/>
    <w:autoRedefine/>
    <w:qFormat/>
    <w:rsid w:val="00AF3AD4"/>
  </w:style>
  <w:style w:type="paragraph" w:customStyle="1" w:styleId="CoverURL">
    <w:name w:val="CoverURL"/>
    <w:basedOn w:val="CoverData"/>
    <w:link w:val="CoverURLChar"/>
    <w:autoRedefine/>
    <w:rsid w:val="00F00A47"/>
    <w:pPr>
      <w:tabs>
        <w:tab w:val="center" w:pos="5103"/>
        <w:tab w:val="right" w:pos="10206"/>
      </w:tabs>
    </w:pPr>
    <w:rPr>
      <w:b/>
      <w:color w:val="0000FF"/>
      <w:sz w:val="22"/>
    </w:rPr>
  </w:style>
  <w:style w:type="table" w:customStyle="1" w:styleId="InfineonStandard">
    <w:name w:val="Infineon Standard"/>
    <w:basedOn w:val="TableNormal"/>
    <w:uiPriority w:val="99"/>
    <w:rsid w:val="00B612D5"/>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7D4F7F"/>
    <w:rPr>
      <w:sz w:val="24"/>
      <w:szCs w:val="28"/>
    </w:rPr>
  </w:style>
  <w:style w:type="character" w:customStyle="1" w:styleId="CoverURLChar">
    <w:name w:val="CoverURL Char"/>
    <w:basedOn w:val="CoverDataChar"/>
    <w:link w:val="CoverURL"/>
    <w:rsid w:val="00F00A47"/>
    <w:rPr>
      <w:b/>
      <w:color w:val="0000FF"/>
      <w:sz w:val="24"/>
      <w:szCs w:val="28"/>
    </w:rPr>
  </w:style>
  <w:style w:type="paragraph" w:customStyle="1" w:styleId="PageTitle">
    <w:name w:val="PageTitle"/>
    <w:basedOn w:val="CoverTitle"/>
    <w:autoRedefine/>
    <w:rsid w:val="00256C2B"/>
    <w:rPr>
      <w:spacing w:val="0"/>
      <w:sz w:val="28"/>
      <w:szCs w:val="24"/>
    </w:rPr>
  </w:style>
  <w:style w:type="paragraph" w:customStyle="1" w:styleId="PageTitleContinued">
    <w:name w:val="PageTitleContinued"/>
    <w:basedOn w:val="CoverTitle"/>
    <w:rsid w:val="00256C2B"/>
    <w:rPr>
      <w:spacing w:val="0"/>
      <w:sz w:val="24"/>
      <w:szCs w:val="24"/>
    </w:rPr>
  </w:style>
  <w:style w:type="paragraph" w:customStyle="1" w:styleId="CoverConfidential">
    <w:name w:val="CoverConfidential"/>
    <w:basedOn w:val="CoverDocTop1"/>
    <w:rsid w:val="004C3861"/>
    <w:rPr>
      <w:rFonts w:ascii="Source Sans Pro Semibold" w:hAnsi="Source Sans Pro Semibold"/>
      <w:b w:val="0"/>
      <w:color w:val="FF0000"/>
      <w:spacing w:val="20"/>
      <w:sz w:val="22"/>
    </w:rPr>
  </w:style>
  <w:style w:type="paragraph" w:styleId="TOCHeading">
    <w:name w:val="TOC Heading"/>
    <w:basedOn w:val="Heading1"/>
    <w:next w:val="Normal"/>
    <w:uiPriority w:val="39"/>
    <w:semiHidden/>
    <w:unhideWhenUsed/>
    <w:qFormat/>
    <w:rsid w:val="00233F58"/>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 w:val="28"/>
      <w:szCs w:val="28"/>
      <w:lang w:eastAsia="ja-JP"/>
    </w:rPr>
  </w:style>
  <w:style w:type="paragraph" w:customStyle="1" w:styleId="LegalCover">
    <w:name w:val="LegalCover"/>
    <w:basedOn w:val="Footer"/>
    <w:rsid w:val="000C7B99"/>
    <w:rPr>
      <w:color w:val="FF0000"/>
    </w:rPr>
  </w:style>
  <w:style w:type="character" w:customStyle="1" w:styleId="LegalCoverReadMe">
    <w:name w:val="LegalCoverReadMe"/>
    <w:basedOn w:val="DefaultParagraphFont"/>
    <w:uiPriority w:val="1"/>
    <w:rsid w:val="008C37B0"/>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8E7E12"/>
    <w:rPr>
      <w:b/>
      <w:noProof/>
    </w:rPr>
  </w:style>
  <w:style w:type="paragraph" w:customStyle="1" w:styleId="CodeInCodeTable">
    <w:name w:val="CodeInCodeTable"/>
    <w:basedOn w:val="Code"/>
    <w:autoRedefine/>
    <w:rsid w:val="00DE3FC8"/>
    <w:pPr>
      <w:numPr>
        <w:numId w:val="27"/>
      </w:numPr>
      <w:tabs>
        <w:tab w:val="left" w:pos="10206"/>
      </w:tabs>
      <w:spacing w:before="20" w:after="20"/>
      <w:contextualSpacing/>
    </w:pPr>
    <w:rPr>
      <w:rFonts w:ascii="Courier" w:hAnsi="Courier"/>
    </w:rPr>
  </w:style>
  <w:style w:type="numbering" w:customStyle="1" w:styleId="CodeListTemplate">
    <w:name w:val="CodeListTemplate"/>
    <w:rsid w:val="00DE3FC8"/>
    <w:pPr>
      <w:numPr>
        <w:numId w:val="24"/>
      </w:numPr>
    </w:pPr>
  </w:style>
  <w:style w:type="paragraph" w:customStyle="1" w:styleId="CodeTableTitle">
    <w:name w:val="CodeTableTitle"/>
    <w:basedOn w:val="Body"/>
    <w:next w:val="Body"/>
    <w:autoRedefine/>
    <w:rsid w:val="00DE3FC8"/>
    <w:pPr>
      <w:numPr>
        <w:numId w:val="28"/>
      </w:numPr>
      <w:spacing w:before="120"/>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ource Sans Pro" w:eastAsiaTheme="minorEastAsia" w:hAnsi="Source Sans Pro" w:cs="Times New Roman"/>
        <w:sz w:val="22"/>
        <w:szCs w:val="22"/>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toc 1" w:uiPriority="39" w:qFormat="1"/>
    <w:lsdException w:name="toc 2" w:uiPriority="39" w:qFormat="1"/>
    <w:lsdException w:name="toc 3" w:uiPriority="39" w:qFormat="1"/>
    <w:lsdException w:name="toc 4" w:uiPriority="39"/>
    <w:lsdException w:name="toc 5" w:uiPriority="39"/>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75BAF"/>
  </w:style>
  <w:style w:type="paragraph" w:styleId="Heading1">
    <w:name w:val="heading 1"/>
    <w:aliases w:val="Heading1"/>
    <w:next w:val="Body"/>
    <w:qFormat/>
    <w:rsid w:val="008358DB"/>
    <w:pPr>
      <w:keepNext/>
      <w:pageBreakBefore/>
      <w:numPr>
        <w:numId w:val="1"/>
      </w:numPr>
      <w:tabs>
        <w:tab w:val="clear" w:pos="1337"/>
      </w:tabs>
      <w:spacing w:before="240" w:after="100"/>
      <w:ind w:left="1701" w:hanging="1701"/>
      <w:outlineLvl w:val="0"/>
    </w:pPr>
    <w:rPr>
      <w:b/>
      <w:snapToGrid w:val="0"/>
      <w:kern w:val="28"/>
      <w:sz w:val="32"/>
      <w:lang w:eastAsia="de-DE"/>
    </w:rPr>
  </w:style>
  <w:style w:type="paragraph" w:styleId="Heading2">
    <w:name w:val="heading 2"/>
    <w:aliases w:val="Heading2"/>
    <w:basedOn w:val="Heading1"/>
    <w:next w:val="Body"/>
    <w:qFormat/>
    <w:rsid w:val="008358DB"/>
    <w:pPr>
      <w:pageBreakBefore w:val="0"/>
      <w:numPr>
        <w:ilvl w:val="1"/>
      </w:numPr>
      <w:tabs>
        <w:tab w:val="clear" w:pos="1337"/>
      </w:tabs>
      <w:spacing w:after="120"/>
      <w:ind w:left="1701" w:hanging="1701"/>
      <w:outlineLvl w:val="1"/>
    </w:pPr>
    <w:rPr>
      <w:sz w:val="28"/>
    </w:rPr>
  </w:style>
  <w:style w:type="paragraph" w:styleId="Heading3">
    <w:name w:val="heading 3"/>
    <w:aliases w:val="Heading3"/>
    <w:basedOn w:val="Heading1"/>
    <w:next w:val="Body"/>
    <w:qFormat/>
    <w:rsid w:val="008358DB"/>
    <w:pPr>
      <w:pageBreakBefore w:val="0"/>
      <w:numPr>
        <w:ilvl w:val="2"/>
      </w:numPr>
      <w:tabs>
        <w:tab w:val="clear" w:pos="1337"/>
      </w:tabs>
      <w:spacing w:after="120"/>
      <w:ind w:left="1701" w:hanging="1701"/>
      <w:outlineLvl w:val="2"/>
    </w:pPr>
    <w:rPr>
      <w:sz w:val="28"/>
    </w:rPr>
  </w:style>
  <w:style w:type="paragraph" w:styleId="Heading4">
    <w:name w:val="heading 4"/>
    <w:aliases w:val="Heading4"/>
    <w:basedOn w:val="Heading1"/>
    <w:next w:val="Body"/>
    <w:qFormat/>
    <w:rsid w:val="008358DB"/>
    <w:pPr>
      <w:pageBreakBefore w:val="0"/>
      <w:numPr>
        <w:ilvl w:val="3"/>
      </w:numPr>
      <w:tabs>
        <w:tab w:val="clear" w:pos="1337"/>
        <w:tab w:val="num" w:pos="1701"/>
      </w:tabs>
      <w:spacing w:after="120"/>
      <w:ind w:left="1701" w:hanging="1701"/>
      <w:outlineLvl w:val="3"/>
    </w:pPr>
    <w:rPr>
      <w:sz w:val="28"/>
    </w:rPr>
  </w:style>
  <w:style w:type="paragraph" w:styleId="Heading5">
    <w:name w:val="heading 5"/>
    <w:basedOn w:val="Heading2"/>
    <w:next w:val="Body"/>
    <w:qFormat/>
    <w:rsid w:val="00D7671E"/>
    <w:pPr>
      <w:numPr>
        <w:ilvl w:val="4"/>
      </w:numPr>
      <w:outlineLvl w:val="4"/>
    </w:pPr>
    <w:rPr>
      <w:szCs w:val="24"/>
    </w:rPr>
  </w:style>
  <w:style w:type="paragraph" w:styleId="Heading6">
    <w:name w:val="heading 6"/>
    <w:basedOn w:val="Normal"/>
    <w:next w:val="Normal"/>
    <w:rsid w:val="00E374F3"/>
    <w:pPr>
      <w:spacing w:before="240" w:after="60"/>
      <w:outlineLvl w:val="5"/>
    </w:pPr>
    <w:rPr>
      <w:i/>
    </w:rPr>
  </w:style>
  <w:style w:type="paragraph" w:styleId="Heading7">
    <w:name w:val="heading 7"/>
    <w:basedOn w:val="Normal"/>
    <w:next w:val="Normal"/>
    <w:rsid w:val="00E374F3"/>
    <w:pPr>
      <w:spacing w:before="240" w:after="60"/>
      <w:outlineLvl w:val="6"/>
    </w:pPr>
  </w:style>
  <w:style w:type="paragraph" w:styleId="Heading8">
    <w:name w:val="heading 8"/>
    <w:basedOn w:val="Normal"/>
    <w:next w:val="Normal"/>
    <w:rsid w:val="00E374F3"/>
    <w:pPr>
      <w:spacing w:before="240" w:after="60"/>
      <w:outlineLvl w:val="7"/>
    </w:pPr>
    <w:rPr>
      <w:i/>
    </w:rPr>
  </w:style>
  <w:style w:type="paragraph" w:styleId="Heading9">
    <w:name w:val="heading 9"/>
    <w:basedOn w:val="Normal"/>
    <w:next w:val="Normal"/>
    <w:rsid w:val="00E374F3"/>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autoRedefine/>
    <w:rsid w:val="00AA3B9B"/>
    <w:pPr>
      <w:spacing w:before="160" w:after="160"/>
    </w:pPr>
    <w:rPr>
      <w:lang w:eastAsia="de-DE"/>
    </w:rPr>
  </w:style>
  <w:style w:type="paragraph" w:customStyle="1" w:styleId="AnchorLine">
    <w:name w:val="AnchorLine"/>
    <w:basedOn w:val="Body"/>
    <w:next w:val="Body"/>
    <w:rsid w:val="00CC0AC5"/>
    <w:pPr>
      <w:keepNext/>
      <w:spacing w:before="120" w:line="20" w:lineRule="exact"/>
    </w:pPr>
    <w:rPr>
      <w:sz w:val="6"/>
    </w:rPr>
  </w:style>
  <w:style w:type="paragraph" w:customStyle="1" w:styleId="AlphaContd">
    <w:name w:val="AlphaContd"/>
    <w:basedOn w:val="Body"/>
    <w:rsid w:val="004E2575"/>
    <w:pPr>
      <w:numPr>
        <w:numId w:val="14"/>
      </w:numPr>
      <w:tabs>
        <w:tab w:val="clear" w:pos="539"/>
      </w:tabs>
      <w:spacing w:before="40" w:after="40"/>
      <w:ind w:left="426" w:hanging="426"/>
    </w:pPr>
  </w:style>
  <w:style w:type="paragraph" w:customStyle="1" w:styleId="FigureTitle">
    <w:name w:val="FigureTitle"/>
    <w:basedOn w:val="Body"/>
    <w:next w:val="Body"/>
    <w:autoRedefine/>
    <w:rsid w:val="003F6706"/>
    <w:pPr>
      <w:numPr>
        <w:numId w:val="7"/>
      </w:numPr>
      <w:tabs>
        <w:tab w:val="clear" w:pos="1134"/>
      </w:tabs>
      <w:spacing w:before="40" w:after="360" w:line="276" w:lineRule="auto"/>
      <w:ind w:left="1418" w:hanging="1418"/>
    </w:pPr>
    <w:rPr>
      <w:b/>
    </w:rPr>
  </w:style>
  <w:style w:type="paragraph" w:customStyle="1" w:styleId="Reference">
    <w:name w:val="Reference"/>
    <w:basedOn w:val="Body"/>
    <w:autoRedefine/>
    <w:rsid w:val="005A5248"/>
    <w:pPr>
      <w:numPr>
        <w:numId w:val="10"/>
      </w:numPr>
      <w:tabs>
        <w:tab w:val="clear" w:pos="454"/>
      </w:tabs>
      <w:ind w:left="567" w:hanging="567"/>
    </w:pPr>
  </w:style>
  <w:style w:type="character" w:customStyle="1" w:styleId="Superscript">
    <w:name w:val="Superscript"/>
    <w:rsid w:val="00773EBD"/>
    <w:rPr>
      <w:noProof w:val="0"/>
      <w:position w:val="2"/>
      <w:vertAlign w:val="superscript"/>
      <w:lang w:val="en-US"/>
    </w:rPr>
  </w:style>
  <w:style w:type="paragraph" w:customStyle="1" w:styleId="Note">
    <w:name w:val="Note"/>
    <w:basedOn w:val="Body"/>
    <w:next w:val="Body"/>
    <w:rsid w:val="00B4498B"/>
    <w:pPr>
      <w:numPr>
        <w:numId w:val="8"/>
      </w:numPr>
      <w:tabs>
        <w:tab w:val="clear" w:pos="510"/>
        <w:tab w:val="left" w:pos="1134"/>
      </w:tabs>
      <w:spacing w:before="240" w:after="240"/>
      <w:ind w:left="1134" w:hanging="1134"/>
    </w:pPr>
    <w:rPr>
      <w:i/>
    </w:rPr>
  </w:style>
  <w:style w:type="paragraph" w:customStyle="1" w:styleId="NumberedContd">
    <w:name w:val="NumberedContd"/>
    <w:basedOn w:val="Body"/>
    <w:rsid w:val="007C6E2B"/>
    <w:pPr>
      <w:numPr>
        <w:numId w:val="13"/>
      </w:numPr>
      <w:spacing w:before="40" w:after="40"/>
    </w:pPr>
  </w:style>
  <w:style w:type="paragraph" w:styleId="Header">
    <w:name w:val="header"/>
    <w:basedOn w:val="Normal"/>
    <w:link w:val="HeaderChar"/>
    <w:rsid w:val="009455CE"/>
    <w:pPr>
      <w:tabs>
        <w:tab w:val="center" w:pos="4513"/>
        <w:tab w:val="right" w:pos="9026"/>
      </w:tabs>
    </w:pPr>
  </w:style>
  <w:style w:type="paragraph" w:customStyle="1" w:styleId="Bullet">
    <w:name w:val="Bullet"/>
    <w:basedOn w:val="Body"/>
    <w:rsid w:val="008D186A"/>
    <w:pPr>
      <w:numPr>
        <w:numId w:val="5"/>
      </w:numPr>
      <w:spacing w:before="40" w:after="40"/>
    </w:pPr>
  </w:style>
  <w:style w:type="paragraph" w:customStyle="1" w:styleId="TableHead">
    <w:name w:val="TableHead"/>
    <w:link w:val="TableHeadChar"/>
    <w:autoRedefine/>
    <w:rsid w:val="007D4F7F"/>
    <w:pPr>
      <w:spacing w:before="40" w:after="20"/>
    </w:pPr>
    <w:rPr>
      <w:b/>
      <w:lang w:eastAsia="de-DE"/>
    </w:rPr>
  </w:style>
  <w:style w:type="paragraph" w:customStyle="1" w:styleId="TableHead-l">
    <w:name w:val="TableHead-l"/>
    <w:basedOn w:val="TableHead"/>
    <w:autoRedefine/>
    <w:rsid w:val="003A7120"/>
    <w:pPr>
      <w:ind w:left="-85"/>
    </w:pPr>
  </w:style>
  <w:style w:type="paragraph" w:customStyle="1" w:styleId="TableHead-c">
    <w:name w:val="TableHead-c"/>
    <w:basedOn w:val="TableHead"/>
    <w:rsid w:val="00773EBD"/>
    <w:pPr>
      <w:jc w:val="center"/>
    </w:pPr>
  </w:style>
  <w:style w:type="paragraph" w:customStyle="1" w:styleId="DashIndented">
    <w:name w:val="DashIndented"/>
    <w:basedOn w:val="Body"/>
    <w:autoRedefine/>
    <w:rsid w:val="004C3861"/>
    <w:pPr>
      <w:numPr>
        <w:numId w:val="6"/>
      </w:numPr>
      <w:tabs>
        <w:tab w:val="clear" w:pos="539"/>
      </w:tabs>
      <w:spacing w:before="40" w:after="40"/>
      <w:ind w:left="567" w:hanging="283"/>
    </w:pPr>
  </w:style>
  <w:style w:type="paragraph" w:customStyle="1" w:styleId="TableCell">
    <w:name w:val="TableCell"/>
    <w:rsid w:val="000F4BF9"/>
    <w:pPr>
      <w:spacing w:before="40" w:after="20"/>
      <w:ind w:right="85"/>
    </w:pPr>
    <w:rPr>
      <w:lang w:eastAsia="de-DE"/>
    </w:rPr>
  </w:style>
  <w:style w:type="paragraph" w:customStyle="1" w:styleId="TableCell-l">
    <w:name w:val="TableCell-l"/>
    <w:basedOn w:val="TableCell"/>
    <w:rsid w:val="00773EBD"/>
    <w:pPr>
      <w:ind w:left="-85"/>
    </w:pPr>
  </w:style>
  <w:style w:type="character" w:customStyle="1" w:styleId="Subscript">
    <w:name w:val="Subscript"/>
    <w:rsid w:val="00773EBD"/>
    <w:rPr>
      <w:noProof w:val="0"/>
      <w:position w:val="-2"/>
      <w:vertAlign w:val="subscript"/>
      <w:lang w:val="en-US"/>
    </w:rPr>
  </w:style>
  <w:style w:type="character" w:customStyle="1" w:styleId="Times-italic">
    <w:name w:val="Times-italic"/>
    <w:rsid w:val="00E14693"/>
    <w:rPr>
      <w:rFonts w:ascii="Times New Roman" w:hAnsi="Times New Roman"/>
      <w:i/>
      <w:noProof w:val="0"/>
      <w:lang w:val="en-US"/>
    </w:rPr>
  </w:style>
  <w:style w:type="paragraph" w:styleId="Footer">
    <w:name w:val="footer"/>
    <w:autoRedefine/>
    <w:rsid w:val="004D6C7B"/>
    <w:pPr>
      <w:tabs>
        <w:tab w:val="center" w:pos="5103"/>
        <w:tab w:val="right" w:pos="10206"/>
      </w:tabs>
    </w:pPr>
    <w:rPr>
      <w:sz w:val="18"/>
      <w:lang w:eastAsia="de-DE"/>
    </w:rPr>
  </w:style>
  <w:style w:type="paragraph" w:customStyle="1" w:styleId="Heading">
    <w:name w:val="Heading"/>
    <w:basedOn w:val="Body"/>
    <w:next w:val="Body"/>
    <w:link w:val="HeadingChar"/>
    <w:rsid w:val="009B0435"/>
    <w:pPr>
      <w:keepNext/>
      <w:spacing w:before="260" w:after="80"/>
    </w:pPr>
    <w:rPr>
      <w:b/>
    </w:rPr>
  </w:style>
  <w:style w:type="character" w:customStyle="1" w:styleId="Bold">
    <w:name w:val="Bold"/>
    <w:rsid w:val="00E374F3"/>
    <w:rPr>
      <w:b/>
      <w:noProof w:val="0"/>
      <w:lang w:val="en-US"/>
    </w:rPr>
  </w:style>
  <w:style w:type="paragraph" w:customStyle="1" w:styleId="TableCell-c">
    <w:name w:val="TableCell-c"/>
    <w:basedOn w:val="TableCell"/>
    <w:rsid w:val="00773EBD"/>
    <w:pPr>
      <w:jc w:val="center"/>
    </w:pPr>
  </w:style>
  <w:style w:type="paragraph" w:customStyle="1" w:styleId="TableTitle">
    <w:name w:val="TableTitle"/>
    <w:basedOn w:val="Body"/>
    <w:next w:val="Body"/>
    <w:autoRedefine/>
    <w:rsid w:val="00611E7F"/>
    <w:pPr>
      <w:numPr>
        <w:numId w:val="11"/>
      </w:numPr>
      <w:tabs>
        <w:tab w:val="clear" w:pos="1219"/>
      </w:tabs>
      <w:spacing w:before="260" w:after="40"/>
      <w:ind w:left="1418" w:hanging="1418"/>
    </w:pPr>
    <w:rPr>
      <w:b/>
    </w:rPr>
  </w:style>
  <w:style w:type="character" w:styleId="Hyperlink">
    <w:name w:val="Hyperlink"/>
    <w:uiPriority w:val="99"/>
    <w:rsid w:val="00E374F3"/>
    <w:rPr>
      <w:color w:val="0000FF"/>
      <w:u w:val="single"/>
    </w:rPr>
  </w:style>
  <w:style w:type="character" w:customStyle="1" w:styleId="Underline">
    <w:name w:val="Underline"/>
    <w:rsid w:val="00E374F3"/>
    <w:rPr>
      <w:noProof w:val="0"/>
      <w:u w:val="single"/>
      <w:lang w:val="en-US"/>
    </w:rPr>
  </w:style>
  <w:style w:type="paragraph" w:styleId="TOC2">
    <w:name w:val="toc 2"/>
    <w:aliases w:val="Heading2.TOC"/>
    <w:basedOn w:val="Normal"/>
    <w:next w:val="Normal"/>
    <w:uiPriority w:val="39"/>
    <w:qFormat/>
    <w:rsid w:val="00EF5F0A"/>
    <w:pPr>
      <w:tabs>
        <w:tab w:val="right" w:leader="dot" w:pos="10206"/>
      </w:tabs>
      <w:ind w:left="1134" w:hanging="1134"/>
    </w:pPr>
    <w:rPr>
      <w:noProof/>
    </w:rPr>
  </w:style>
  <w:style w:type="paragraph" w:styleId="TOC1">
    <w:name w:val="toc 1"/>
    <w:aliases w:val="Heading1.TOC"/>
    <w:basedOn w:val="Normal"/>
    <w:next w:val="Normal"/>
    <w:link w:val="TOC1Char"/>
    <w:uiPriority w:val="39"/>
    <w:qFormat/>
    <w:rsid w:val="00344C45"/>
    <w:pPr>
      <w:tabs>
        <w:tab w:val="right" w:leader="dot" w:pos="10206"/>
      </w:tabs>
      <w:spacing w:before="60"/>
      <w:ind w:left="1134" w:hanging="1134"/>
    </w:pPr>
    <w:rPr>
      <w:b/>
      <w:noProof/>
    </w:rPr>
  </w:style>
  <w:style w:type="paragraph" w:styleId="TOC3">
    <w:name w:val="toc 3"/>
    <w:aliases w:val="Heading3.TOC"/>
    <w:basedOn w:val="Normal"/>
    <w:next w:val="Normal"/>
    <w:uiPriority w:val="39"/>
    <w:qFormat/>
    <w:rsid w:val="004A4382"/>
    <w:pPr>
      <w:tabs>
        <w:tab w:val="right" w:leader="dot" w:pos="10206"/>
      </w:tabs>
      <w:ind w:left="1418" w:hanging="1418"/>
    </w:pPr>
    <w:rPr>
      <w:noProof/>
    </w:rPr>
  </w:style>
  <w:style w:type="paragraph" w:styleId="TOC4">
    <w:name w:val="toc 4"/>
    <w:aliases w:val="Heading4.TOC"/>
    <w:basedOn w:val="Normal"/>
    <w:next w:val="Normal"/>
    <w:uiPriority w:val="39"/>
    <w:rsid w:val="00423E00"/>
    <w:pPr>
      <w:tabs>
        <w:tab w:val="right" w:leader="dot" w:pos="10206"/>
      </w:tabs>
      <w:ind w:left="1701" w:hanging="1701"/>
    </w:pPr>
    <w:rPr>
      <w:noProof/>
    </w:rPr>
  </w:style>
  <w:style w:type="paragraph" w:customStyle="1" w:styleId="NoteNumContd">
    <w:name w:val="NoteNumContd"/>
    <w:basedOn w:val="Normal"/>
    <w:rsid w:val="005A5248"/>
    <w:pPr>
      <w:numPr>
        <w:numId w:val="15"/>
      </w:numPr>
      <w:tabs>
        <w:tab w:val="clear" w:pos="312"/>
      </w:tabs>
      <w:spacing w:before="40" w:after="40"/>
      <w:ind w:left="426" w:hanging="426"/>
      <w:jc w:val="both"/>
    </w:pPr>
    <w:rPr>
      <w:i/>
    </w:rPr>
  </w:style>
  <w:style w:type="paragraph" w:customStyle="1" w:styleId="Headline1">
    <w:name w:val="Headline1"/>
    <w:rsid w:val="00E91CAB"/>
    <w:pPr>
      <w:tabs>
        <w:tab w:val="right" w:pos="9639"/>
      </w:tabs>
    </w:pPr>
    <w:rPr>
      <w:b/>
      <w:sz w:val="28"/>
      <w:lang w:eastAsia="de-DE"/>
    </w:rPr>
  </w:style>
  <w:style w:type="paragraph" w:customStyle="1" w:styleId="Headline2">
    <w:name w:val="Headline2"/>
    <w:basedOn w:val="Headline1"/>
    <w:rsid w:val="00E91CAB"/>
    <w:pPr>
      <w:tabs>
        <w:tab w:val="clear" w:pos="9639"/>
        <w:tab w:val="right" w:pos="9923"/>
      </w:tabs>
      <w:spacing w:before="40"/>
    </w:pPr>
    <w:rPr>
      <w:sz w:val="22"/>
    </w:rPr>
  </w:style>
  <w:style w:type="paragraph" w:styleId="FootnoteText">
    <w:name w:val="footnote text"/>
    <w:aliases w:val="footnote"/>
    <w:basedOn w:val="Body"/>
    <w:semiHidden/>
    <w:rsid w:val="000E417B"/>
    <w:pPr>
      <w:tabs>
        <w:tab w:val="left" w:pos="284"/>
      </w:tabs>
      <w:spacing w:before="0" w:after="40"/>
      <w:ind w:left="284" w:hanging="284"/>
    </w:pPr>
    <w:rPr>
      <w:sz w:val="18"/>
    </w:rPr>
  </w:style>
  <w:style w:type="character" w:styleId="FootnoteReference">
    <w:name w:val="footnote reference"/>
    <w:semiHidden/>
    <w:rsid w:val="00E374F3"/>
    <w:rPr>
      <w:vertAlign w:val="superscript"/>
    </w:rPr>
  </w:style>
  <w:style w:type="character" w:customStyle="1" w:styleId="Symbol">
    <w:name w:val="Symbol"/>
    <w:rsid w:val="00773EBD"/>
    <w:rPr>
      <w:rFonts w:ascii="Symbol" w:hAnsi="Symbol"/>
      <w:noProof w:val="0"/>
      <w:lang w:val="en-US"/>
    </w:rPr>
  </w:style>
  <w:style w:type="character" w:styleId="EndnoteReference">
    <w:name w:val="endnote reference"/>
    <w:semiHidden/>
    <w:rsid w:val="00E374F3"/>
    <w:rPr>
      <w:vertAlign w:val="superscript"/>
    </w:rPr>
  </w:style>
  <w:style w:type="character" w:customStyle="1" w:styleId="ZapfDingbats">
    <w:name w:val="ZapfDingbats"/>
    <w:rsid w:val="00E374F3"/>
    <w:rPr>
      <w:rFonts w:ascii="ZapfDingbats" w:hAnsi="ZapfDingbats"/>
      <w:noProof w:val="0"/>
      <w:lang w:val="en-US"/>
    </w:rPr>
  </w:style>
  <w:style w:type="character" w:customStyle="1" w:styleId="Hypertext">
    <w:name w:val="Hypertext"/>
    <w:rsid w:val="00FC66B0"/>
    <w:rPr>
      <w:b/>
      <w:noProof w:val="0"/>
      <w:color w:val="0000FF"/>
      <w:lang w:val="en-US"/>
    </w:rPr>
  </w:style>
  <w:style w:type="character" w:customStyle="1" w:styleId="Deleted">
    <w:name w:val="Deleted"/>
    <w:rsid w:val="00E374F3"/>
    <w:rPr>
      <w:strike/>
      <w:dstrike w:val="0"/>
      <w:noProof w:val="0"/>
      <w:color w:val="FF0000"/>
      <w:vertAlign w:val="baseline"/>
      <w:lang w:val="en-US"/>
    </w:rPr>
  </w:style>
  <w:style w:type="character" w:customStyle="1" w:styleId="Inserted">
    <w:name w:val="Inserted"/>
    <w:rsid w:val="00E374F3"/>
    <w:rPr>
      <w:dstrike w:val="0"/>
      <w:noProof w:val="0"/>
      <w:color w:val="FF0000"/>
      <w:u w:val="single"/>
      <w:vertAlign w:val="baseline"/>
      <w:lang w:val="en-US"/>
    </w:rPr>
  </w:style>
  <w:style w:type="character" w:customStyle="1" w:styleId="CodeFragment">
    <w:name w:val="CodeFragment"/>
    <w:rsid w:val="00DE3FC8"/>
    <w:rPr>
      <w:rFonts w:ascii="Courier New" w:hAnsi="Courier New"/>
      <w:noProof w:val="0"/>
      <w:sz w:val="20"/>
      <w:szCs w:val="20"/>
      <w:vertAlign w:val="baseline"/>
      <w:lang w:val="en-US"/>
    </w:rPr>
  </w:style>
  <w:style w:type="paragraph" w:customStyle="1" w:styleId="Attention">
    <w:name w:val="Attention"/>
    <w:basedOn w:val="Body"/>
    <w:next w:val="Body"/>
    <w:autoRedefine/>
    <w:rsid w:val="003F6706"/>
    <w:pPr>
      <w:numPr>
        <w:numId w:val="4"/>
      </w:numPr>
      <w:tabs>
        <w:tab w:val="clear" w:pos="992"/>
      </w:tabs>
      <w:spacing w:before="280" w:after="280"/>
      <w:ind w:left="1134" w:hanging="1134"/>
    </w:pPr>
    <w:rPr>
      <w:b/>
      <w:i/>
    </w:rPr>
  </w:style>
  <w:style w:type="paragraph" w:customStyle="1" w:styleId="Code">
    <w:name w:val="Code"/>
    <w:basedOn w:val="Body"/>
    <w:rsid w:val="006F1DA6"/>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rsid w:val="00423E00"/>
    <w:pPr>
      <w:keepNext/>
      <w:spacing w:before="360" w:after="100"/>
      <w:contextualSpacing/>
      <w:outlineLvl w:val="0"/>
    </w:pPr>
    <w:rPr>
      <w:b/>
      <w:snapToGrid w:val="0"/>
      <w:kern w:val="28"/>
      <w:sz w:val="28"/>
    </w:rPr>
  </w:style>
  <w:style w:type="paragraph" w:customStyle="1" w:styleId="TableCell-Indent">
    <w:name w:val="TableCell-Indent"/>
    <w:basedOn w:val="TableCell"/>
    <w:rsid w:val="00773EBD"/>
    <w:pPr>
      <w:tabs>
        <w:tab w:val="left" w:pos="510"/>
      </w:tabs>
      <w:ind w:left="510" w:hanging="510"/>
    </w:pPr>
  </w:style>
  <w:style w:type="paragraph" w:customStyle="1" w:styleId="TableCellBold">
    <w:name w:val="TableCellBold"/>
    <w:basedOn w:val="TableCell"/>
    <w:rsid w:val="00773EBD"/>
    <w:rPr>
      <w:b/>
    </w:rPr>
  </w:style>
  <w:style w:type="paragraph" w:customStyle="1" w:styleId="TableCellBold-l">
    <w:name w:val="TableCellBold-l"/>
    <w:basedOn w:val="TableCell"/>
    <w:rsid w:val="00773EBD"/>
    <w:pPr>
      <w:ind w:left="-85"/>
    </w:pPr>
    <w:rPr>
      <w:b/>
    </w:rPr>
  </w:style>
  <w:style w:type="character" w:customStyle="1" w:styleId="HeaderChar">
    <w:name w:val="Header Char"/>
    <w:link w:val="Header"/>
    <w:rsid w:val="009455CE"/>
    <w:rPr>
      <w:sz w:val="22"/>
      <w:szCs w:val="22"/>
    </w:rPr>
  </w:style>
  <w:style w:type="character" w:styleId="PageNumber">
    <w:name w:val="page number"/>
    <w:rsid w:val="00773EBD"/>
    <w:rPr>
      <w:lang w:val="en-US"/>
    </w:rPr>
  </w:style>
  <w:style w:type="paragraph" w:customStyle="1" w:styleId="headspacer">
    <w:name w:val="headspacer"/>
    <w:basedOn w:val="AnchorLine"/>
    <w:rsid w:val="001653A9"/>
    <w:pPr>
      <w:spacing w:before="0" w:after="0"/>
    </w:pPr>
  </w:style>
  <w:style w:type="paragraph" w:styleId="DocumentMap">
    <w:name w:val="Document Map"/>
    <w:basedOn w:val="Normal"/>
    <w:semiHidden/>
    <w:rsid w:val="00E374F3"/>
    <w:pPr>
      <w:shd w:val="clear" w:color="auto" w:fill="000080"/>
    </w:pPr>
    <w:rPr>
      <w:rFonts w:ascii="Tahoma" w:eastAsia="SimSun" w:hAnsi="Tahoma"/>
      <w:lang w:eastAsia="zh-CN"/>
    </w:rPr>
  </w:style>
  <w:style w:type="paragraph" w:customStyle="1" w:styleId="CoverTitleContinued">
    <w:name w:val="CoverTitleContinued"/>
    <w:basedOn w:val="Body"/>
    <w:autoRedefine/>
    <w:rsid w:val="00177C78"/>
    <w:pPr>
      <w:autoSpaceDE w:val="0"/>
      <w:autoSpaceDN w:val="0"/>
      <w:adjustRightInd w:val="0"/>
      <w:snapToGrid w:val="0"/>
      <w:spacing w:after="400"/>
    </w:pPr>
    <w:rPr>
      <w:b/>
      <w:spacing w:val="20"/>
      <w:sz w:val="28"/>
      <w:szCs w:val="28"/>
    </w:rPr>
  </w:style>
  <w:style w:type="character" w:styleId="FollowedHyperlink">
    <w:name w:val="FollowedHyperlink"/>
    <w:rsid w:val="00E374F3"/>
    <w:rPr>
      <w:color w:val="800080"/>
      <w:u w:val="single"/>
    </w:rPr>
  </w:style>
  <w:style w:type="paragraph" w:styleId="TOC5">
    <w:name w:val="toc 5"/>
    <w:aliases w:val="Heading5.TOC"/>
    <w:basedOn w:val="TOC1"/>
    <w:next w:val="Body"/>
    <w:uiPriority w:val="39"/>
    <w:rsid w:val="00AA3B9B"/>
    <w:pPr>
      <w:spacing w:before="40"/>
    </w:pPr>
  </w:style>
  <w:style w:type="paragraph" w:styleId="TOC6">
    <w:name w:val="toc 6"/>
    <w:aliases w:val="Heading_Preface.TOC"/>
    <w:basedOn w:val="TOC1"/>
    <w:next w:val="Normal"/>
    <w:autoRedefine/>
    <w:semiHidden/>
    <w:rsid w:val="00144CF9"/>
    <w:pPr>
      <w:tabs>
        <w:tab w:val="right" w:leader="dot" w:pos="9912"/>
      </w:tabs>
      <w:ind w:left="0" w:firstLine="0"/>
    </w:pPr>
  </w:style>
  <w:style w:type="paragraph" w:styleId="TOC7">
    <w:name w:val="toc 7"/>
    <w:basedOn w:val="Normal"/>
    <w:next w:val="Normal"/>
    <w:autoRedefine/>
    <w:semiHidden/>
    <w:rsid w:val="00E374F3"/>
    <w:pPr>
      <w:ind w:left="1560"/>
    </w:pPr>
  </w:style>
  <w:style w:type="paragraph" w:styleId="TOC8">
    <w:name w:val="toc 8"/>
    <w:basedOn w:val="Normal"/>
    <w:next w:val="Normal"/>
    <w:autoRedefine/>
    <w:semiHidden/>
    <w:rsid w:val="00E374F3"/>
    <w:pPr>
      <w:ind w:left="1820"/>
    </w:pPr>
  </w:style>
  <w:style w:type="paragraph" w:styleId="TOC9">
    <w:name w:val="toc 9"/>
    <w:basedOn w:val="Normal"/>
    <w:next w:val="Normal"/>
    <w:autoRedefine/>
    <w:semiHidden/>
    <w:rsid w:val="00E374F3"/>
    <w:pPr>
      <w:ind w:left="2080"/>
    </w:pPr>
  </w:style>
  <w:style w:type="numbering" w:customStyle="1" w:styleId="IFXNumberedList">
    <w:name w:val="IFX Numbered List"/>
    <w:rsid w:val="00610E06"/>
    <w:pPr>
      <w:numPr>
        <w:numId w:val="2"/>
      </w:numPr>
    </w:pPr>
  </w:style>
  <w:style w:type="character" w:styleId="Emphasis">
    <w:name w:val="Emphasis"/>
    <w:rsid w:val="00773EBD"/>
    <w:rPr>
      <w:i/>
      <w:iCs/>
      <w:lang w:val="en-US"/>
    </w:rPr>
  </w:style>
  <w:style w:type="paragraph" w:customStyle="1" w:styleId="RegName">
    <w:name w:val="RegName"/>
    <w:basedOn w:val="RegShortcut"/>
    <w:rsid w:val="00773EBD"/>
    <w:pPr>
      <w:tabs>
        <w:tab w:val="center" w:pos="4961"/>
        <w:tab w:val="right" w:pos="9923"/>
      </w:tabs>
    </w:pPr>
  </w:style>
  <w:style w:type="paragraph" w:customStyle="1" w:styleId="RegShortcut">
    <w:name w:val="RegShortcut"/>
    <w:basedOn w:val="Body"/>
    <w:rsid w:val="00773EBD"/>
    <w:pPr>
      <w:spacing w:before="0" w:after="0" w:line="220" w:lineRule="exact"/>
    </w:pPr>
    <w:rPr>
      <w:b/>
      <w:noProof/>
      <w:lang w:eastAsia="zh-CN"/>
    </w:rPr>
  </w:style>
  <w:style w:type="paragraph" w:customStyle="1" w:styleId="RegIndex">
    <w:name w:val="RegIndex"/>
    <w:basedOn w:val="Body"/>
    <w:rsid w:val="00773EBD"/>
    <w:pPr>
      <w:spacing w:before="0" w:after="0" w:line="200" w:lineRule="exact"/>
      <w:jc w:val="center"/>
    </w:pPr>
    <w:rPr>
      <w:noProof/>
      <w:sz w:val="18"/>
      <w:szCs w:val="18"/>
      <w:lang w:eastAsia="zh-CN"/>
    </w:rPr>
  </w:style>
  <w:style w:type="paragraph" w:customStyle="1" w:styleId="RegOverviewBit">
    <w:name w:val="RegOverviewBit"/>
    <w:basedOn w:val="Body"/>
    <w:rsid w:val="00773EBD"/>
    <w:pPr>
      <w:spacing w:before="0" w:after="0" w:line="160" w:lineRule="exact"/>
      <w:jc w:val="center"/>
    </w:pPr>
    <w:rPr>
      <w:b/>
      <w:noProof/>
      <w:sz w:val="18"/>
      <w:lang w:eastAsia="zh-CN"/>
    </w:rPr>
  </w:style>
  <w:style w:type="paragraph" w:customStyle="1" w:styleId="RegAccess">
    <w:name w:val="RegAccess"/>
    <w:basedOn w:val="Body"/>
    <w:rsid w:val="00773EBD"/>
    <w:pPr>
      <w:spacing w:before="0" w:after="0" w:line="160" w:lineRule="exact"/>
      <w:jc w:val="center"/>
    </w:pPr>
    <w:rPr>
      <w:noProof/>
      <w:sz w:val="18"/>
      <w:lang w:eastAsia="zh-CN"/>
    </w:rPr>
  </w:style>
  <w:style w:type="paragraph" w:customStyle="1" w:styleId="RegEmptyCell">
    <w:name w:val="RegEmptyCell"/>
    <w:basedOn w:val="Body"/>
    <w:rsid w:val="00773EBD"/>
    <w:pPr>
      <w:spacing w:before="0" w:after="0" w:line="80" w:lineRule="exact"/>
      <w:jc w:val="center"/>
    </w:pPr>
    <w:rPr>
      <w:noProof/>
      <w:sz w:val="6"/>
      <w:lang w:eastAsia="zh-CN"/>
    </w:rPr>
  </w:style>
  <w:style w:type="table" w:styleId="TableGrid">
    <w:name w:val="Table Grid"/>
    <w:basedOn w:val="TableNormal"/>
    <w:rsid w:val="00BD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6804"/>
    <w:rPr>
      <w:rFonts w:ascii="Tahoma" w:hAnsi="Tahoma" w:cs="Tahoma"/>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ndnoteText">
    <w:name w:val="endnote text"/>
    <w:basedOn w:val="Normal"/>
    <w:semiHidden/>
    <w:rsid w:val="006A6804"/>
  </w:style>
  <w:style w:type="character" w:styleId="Strong">
    <w:name w:val="Strong"/>
    <w:rsid w:val="00773EBD"/>
    <w:rPr>
      <w:b/>
      <w:bCs/>
      <w:lang w:val="en-US"/>
    </w:rPr>
  </w:style>
  <w:style w:type="paragraph" w:styleId="Subtitle">
    <w:name w:val="Subtitle"/>
    <w:basedOn w:val="Normal"/>
    <w:next w:val="Normal"/>
    <w:link w:val="SubtitleChar"/>
    <w:rsid w:val="00773EBD"/>
    <w:pPr>
      <w:spacing w:after="60"/>
      <w:jc w:val="center"/>
      <w:outlineLvl w:val="1"/>
    </w:pPr>
    <w:rPr>
      <w:rFonts w:ascii="Cambria" w:hAnsi="Cambria"/>
      <w:sz w:val="24"/>
      <w:szCs w:val="24"/>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character" w:customStyle="1" w:styleId="SubtitleChar">
    <w:name w:val="Subtitle Char"/>
    <w:link w:val="Subtitle"/>
    <w:rsid w:val="00773EBD"/>
    <w:rPr>
      <w:rFonts w:ascii="Cambria" w:eastAsia="Times New Roman" w:hAnsi="Cambria" w:cs="Times New Roman"/>
      <w:sz w:val="24"/>
      <w:szCs w:val="24"/>
      <w:lang w:val="en-US"/>
    </w:rPr>
  </w:style>
  <w:style w:type="paragraph" w:styleId="Title">
    <w:name w:val="Title"/>
    <w:basedOn w:val="Normal"/>
    <w:next w:val="Normal"/>
    <w:link w:val="TitleChar"/>
    <w:rsid w:val="00773EBD"/>
    <w:pPr>
      <w:spacing w:before="240" w:after="60"/>
      <w:jc w:val="center"/>
      <w:outlineLvl w:val="0"/>
    </w:pPr>
    <w:rPr>
      <w:b/>
      <w:bCs/>
      <w:kern w:val="28"/>
      <w:sz w:val="32"/>
      <w:szCs w:val="32"/>
    </w:rPr>
  </w:style>
  <w:style w:type="character" w:customStyle="1" w:styleId="TitleChar">
    <w:name w:val="Title Char"/>
    <w:link w:val="Title"/>
    <w:rsid w:val="00773EBD"/>
    <w:rPr>
      <w:rFonts w:eastAsia="Times New Roman" w:cs="Times New Roman"/>
      <w:b/>
      <w:bCs/>
      <w:kern w:val="28"/>
      <w:sz w:val="32"/>
      <w:szCs w:val="32"/>
      <w:lang w:val="en-US"/>
    </w:r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73EB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table" w:customStyle="1" w:styleId="InfineonStandard2">
    <w:name w:val="Infineon Standard_2"/>
    <w:basedOn w:val="TableGrid"/>
    <w:rsid w:val="003B52ED"/>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5753C5"/>
    <w:tblPr/>
    <w:tcPr>
      <w:tcMar>
        <w:left w:w="0" w:type="dxa"/>
        <w:right w:w="0" w:type="dxa"/>
      </w:tcMar>
    </w:tcPr>
  </w:style>
  <w:style w:type="numbering" w:customStyle="1" w:styleId="IFXAlphaList">
    <w:name w:val="IFX Alpha List"/>
    <w:rsid w:val="00F56D65"/>
    <w:pPr>
      <w:numPr>
        <w:numId w:val="3"/>
      </w:numPr>
    </w:pPr>
  </w:style>
  <w:style w:type="numbering" w:customStyle="1" w:styleId="IFXAttentionList">
    <w:name w:val="IFX Attention List"/>
    <w:rsid w:val="00F56D65"/>
    <w:pPr>
      <w:numPr>
        <w:numId w:val="18"/>
      </w:numPr>
    </w:pPr>
  </w:style>
  <w:style w:type="numbering" w:customStyle="1" w:styleId="IFXBulletList">
    <w:name w:val="IFX Bullet List"/>
    <w:rsid w:val="006E11DE"/>
    <w:pPr>
      <w:numPr>
        <w:numId w:val="5"/>
      </w:numPr>
    </w:pPr>
  </w:style>
  <w:style w:type="numbering" w:customStyle="1" w:styleId="IFXDashIndentedList">
    <w:name w:val="IFX DashIndented List"/>
    <w:rsid w:val="0088222E"/>
    <w:pPr>
      <w:numPr>
        <w:numId w:val="6"/>
      </w:numPr>
    </w:pPr>
  </w:style>
  <w:style w:type="numbering" w:customStyle="1" w:styleId="IFXFigureTitleList">
    <w:name w:val="IFX FigureTitle List"/>
    <w:rsid w:val="00CF321E"/>
    <w:pPr>
      <w:numPr>
        <w:numId w:val="16"/>
      </w:numPr>
    </w:pPr>
  </w:style>
  <w:style w:type="numbering" w:customStyle="1" w:styleId="IFXNoteList">
    <w:name w:val="IFX Note List"/>
    <w:rsid w:val="006F6668"/>
    <w:pPr>
      <w:numPr>
        <w:numId w:val="17"/>
      </w:numPr>
    </w:pPr>
  </w:style>
  <w:style w:type="numbering" w:customStyle="1" w:styleId="IFXNoteNumList">
    <w:name w:val="IFX NoteNum List"/>
    <w:rsid w:val="00825395"/>
    <w:pPr>
      <w:numPr>
        <w:numId w:val="9"/>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0"/>
      </w:numPr>
    </w:pPr>
  </w:style>
  <w:style w:type="character" w:customStyle="1" w:styleId="BodyChar">
    <w:name w:val="Body Char"/>
    <w:link w:val="Body"/>
    <w:rsid w:val="00AA3B9B"/>
    <w:rPr>
      <w:lang w:eastAsia="de-DE"/>
    </w:rPr>
  </w:style>
  <w:style w:type="paragraph" w:customStyle="1" w:styleId="NoteIndented">
    <w:name w:val="NoteIndented"/>
    <w:basedOn w:val="Note"/>
    <w:rsid w:val="00773EBD"/>
    <w:pPr>
      <w:tabs>
        <w:tab w:val="left" w:pos="1021"/>
      </w:tabs>
      <w:spacing w:before="0" w:after="0"/>
      <w:ind w:left="1020"/>
    </w:pPr>
  </w:style>
  <w:style w:type="paragraph" w:customStyle="1" w:styleId="MessageTitle">
    <w:name w:val="MessageTitle"/>
    <w:basedOn w:val="Body"/>
    <w:next w:val="Body"/>
    <w:rsid w:val="00773EBD"/>
    <w:pPr>
      <w:numPr>
        <w:numId w:val="12"/>
      </w:numPr>
      <w:spacing w:before="260" w:after="40"/>
      <w:ind w:hanging="1332"/>
    </w:pPr>
    <w:rPr>
      <w:b/>
    </w:rPr>
  </w:style>
  <w:style w:type="numbering" w:customStyle="1" w:styleId="IFXMessageTitleList">
    <w:name w:val="IFX MessageTitle List"/>
    <w:rsid w:val="00C31895"/>
    <w:pPr>
      <w:numPr>
        <w:numId w:val="12"/>
      </w:numPr>
    </w:pPr>
  </w:style>
  <w:style w:type="paragraph" w:customStyle="1" w:styleId="ReqTitle">
    <w:name w:val="ReqTitle"/>
    <w:basedOn w:val="Heading"/>
    <w:rsid w:val="00773EBD"/>
    <w:rPr>
      <w:u w:val="single"/>
    </w:rPr>
  </w:style>
  <w:style w:type="character" w:customStyle="1" w:styleId="HeadingChar">
    <w:name w:val="Heading Char"/>
    <w:link w:val="Heading"/>
    <w:rsid w:val="009B0435"/>
    <w:rPr>
      <w:b/>
      <w:lang w:eastAsia="de-DE"/>
    </w:rPr>
  </w:style>
  <w:style w:type="paragraph" w:customStyle="1" w:styleId="TableSubHeading">
    <w:name w:val="TableSubHeading"/>
    <w:basedOn w:val="TableCellBold-l"/>
    <w:rsid w:val="00773EBD"/>
  </w:style>
  <w:style w:type="paragraph" w:customStyle="1" w:styleId="LineNumber">
    <w:name w:val="LineNumber"/>
    <w:basedOn w:val="Normal"/>
    <w:rsid w:val="003C7593"/>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474FB0"/>
    <w:pPr>
      <w:spacing w:before="120"/>
    </w:pPr>
  </w:style>
  <w:style w:type="paragraph" w:customStyle="1" w:styleId="RegTitle">
    <w:name w:val="RegTitle"/>
    <w:basedOn w:val="Heading"/>
    <w:rsid w:val="00773EBD"/>
  </w:style>
  <w:style w:type="paragraph" w:customStyle="1" w:styleId="AutoCorrect">
    <w:name w:val="AutoCorrect"/>
    <w:rsid w:val="00773EBD"/>
    <w:rPr>
      <w:sz w:val="24"/>
      <w:szCs w:val="24"/>
      <w:lang w:eastAsia="de-DE"/>
    </w:rPr>
  </w:style>
  <w:style w:type="paragraph" w:customStyle="1" w:styleId="CoverTitle">
    <w:name w:val="CoverTitle"/>
    <w:basedOn w:val="Normal"/>
    <w:autoRedefine/>
    <w:rsid w:val="00177C78"/>
    <w:pPr>
      <w:spacing w:before="20" w:after="20"/>
    </w:pPr>
    <w:rPr>
      <w:b/>
      <w:spacing w:val="20"/>
      <w:sz w:val="44"/>
      <w:szCs w:val="48"/>
    </w:rPr>
  </w:style>
  <w:style w:type="paragraph" w:customStyle="1" w:styleId="CoverData">
    <w:name w:val="CoverData"/>
    <w:basedOn w:val="Normal"/>
    <w:link w:val="CoverDataChar"/>
    <w:rsid w:val="00773EBD"/>
    <w:pPr>
      <w:spacing w:before="20" w:after="20"/>
    </w:pPr>
    <w:rPr>
      <w:sz w:val="24"/>
      <w:szCs w:val="28"/>
    </w:rPr>
  </w:style>
  <w:style w:type="paragraph" w:customStyle="1" w:styleId="BusinessUnit">
    <w:name w:val="BusinessUnit"/>
    <w:basedOn w:val="Normal"/>
    <w:rsid w:val="00737313"/>
    <w:rPr>
      <w:spacing w:val="44"/>
      <w:sz w:val="24"/>
    </w:rPr>
  </w:style>
  <w:style w:type="paragraph" w:customStyle="1" w:styleId="LegalText">
    <w:name w:val="LegalText"/>
    <w:rsid w:val="00773EBD"/>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rsid w:val="007B384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AC4111"/>
    <w:rPr>
      <w:rFonts w:ascii="Courier New" w:hAnsi="Courier New"/>
      <w:color w:val="C00000"/>
    </w:rPr>
  </w:style>
  <w:style w:type="paragraph" w:customStyle="1" w:styleId="LegalHeading">
    <w:name w:val="LegalHeading"/>
    <w:link w:val="LegalHeadingChar"/>
    <w:rsid w:val="00A539D4"/>
    <w:pPr>
      <w:keepNext/>
      <w:spacing w:before="60"/>
    </w:pPr>
    <w:rPr>
      <w:b/>
      <w:sz w:val="16"/>
      <w:lang w:eastAsia="de-DE"/>
    </w:rPr>
  </w:style>
  <w:style w:type="paragraph" w:customStyle="1" w:styleId="LineNumber1">
    <w:name w:val="LineNumber1"/>
    <w:basedOn w:val="Normal"/>
    <w:next w:val="LineNumber"/>
    <w:rsid w:val="003C7593"/>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A539D4"/>
    <w:rPr>
      <w:b/>
      <w:sz w:val="16"/>
      <w:szCs w:val="22"/>
      <w:lang w:val="en-US" w:eastAsia="de-DE"/>
    </w:rPr>
  </w:style>
  <w:style w:type="paragraph" w:customStyle="1" w:styleId="Breadcrumb">
    <w:name w:val="Breadcrumb"/>
    <w:link w:val="BreadcrumbChar"/>
    <w:rsid w:val="00825C97"/>
    <w:pPr>
      <w:tabs>
        <w:tab w:val="right" w:pos="8222"/>
      </w:tabs>
    </w:pPr>
    <w:rPr>
      <w:b/>
      <w:noProof/>
    </w:rPr>
  </w:style>
  <w:style w:type="character" w:customStyle="1" w:styleId="TableHeadChar">
    <w:name w:val="TableHead Char"/>
    <w:basedOn w:val="DefaultParagraphFont"/>
    <w:link w:val="TableHead"/>
    <w:rsid w:val="007D4F7F"/>
    <w:rPr>
      <w:b/>
      <w:lang w:eastAsia="de-DE"/>
    </w:rPr>
  </w:style>
  <w:style w:type="paragraph" w:customStyle="1" w:styleId="CoverDocTop1">
    <w:name w:val="CoverDocTop1"/>
    <w:basedOn w:val="CoverData"/>
    <w:autoRedefine/>
    <w:rsid w:val="006B5FCF"/>
    <w:pPr>
      <w:spacing w:before="0" w:after="0"/>
    </w:pPr>
    <w:rPr>
      <w:b/>
      <w:sz w:val="36"/>
      <w:lang w:val="en-GB"/>
    </w:rPr>
  </w:style>
  <w:style w:type="paragraph" w:customStyle="1" w:styleId="Confidentiality">
    <w:name w:val="Confidentiality"/>
    <w:basedOn w:val="Breadcrumb"/>
    <w:link w:val="ConfidentialityChar"/>
    <w:autoRedefine/>
    <w:rsid w:val="004F6DDD"/>
    <w:pPr>
      <w:tabs>
        <w:tab w:val="clear" w:pos="8222"/>
        <w:tab w:val="right" w:pos="8364"/>
      </w:tabs>
    </w:pPr>
    <w:rPr>
      <w:rFonts w:ascii="Source Sans Pro Semibold" w:hAnsi="Source Sans Pro Semibold"/>
      <w:b w:val="0"/>
      <w:color w:val="FF0000"/>
      <w:spacing w:val="20"/>
    </w:rPr>
  </w:style>
  <w:style w:type="character" w:customStyle="1" w:styleId="BreadcrumbChar">
    <w:name w:val="Breadcrumb Char"/>
    <w:basedOn w:val="DefaultParagraphFont"/>
    <w:link w:val="Breadcrumb"/>
    <w:rsid w:val="00F00681"/>
    <w:rPr>
      <w:b/>
      <w:noProof/>
    </w:rPr>
  </w:style>
  <w:style w:type="character" w:customStyle="1" w:styleId="ConfidentialityChar">
    <w:name w:val="Confidentiality Char"/>
    <w:basedOn w:val="BreadcrumbChar"/>
    <w:link w:val="Confidentiality"/>
    <w:rsid w:val="004F6DDD"/>
    <w:rPr>
      <w:rFonts w:ascii="Source Sans Pro Semibold" w:hAnsi="Source Sans Pro Semibold"/>
      <w:b w:val="0"/>
      <w:noProof/>
      <w:color w:val="FF0000"/>
      <w:spacing w:val="20"/>
    </w:rPr>
  </w:style>
  <w:style w:type="paragraph" w:customStyle="1" w:styleId="CoverMetadata">
    <w:name w:val="CoverMetadata"/>
    <w:basedOn w:val="CoverTitleContinued"/>
    <w:rsid w:val="005A5248"/>
    <w:pPr>
      <w:spacing w:before="40" w:after="40"/>
    </w:pPr>
    <w:rPr>
      <w:rFonts w:ascii="Source Sans Pro Semibold" w:hAnsi="Source Sans Pro Semibold"/>
      <w:b w:val="0"/>
      <w:sz w:val="24"/>
    </w:rPr>
  </w:style>
  <w:style w:type="paragraph" w:customStyle="1" w:styleId="InfineonStandard20">
    <w:name w:val="Infineon Standard2"/>
    <w:basedOn w:val="TableHead-l"/>
    <w:autoRedefine/>
    <w:qFormat/>
    <w:rsid w:val="00AF3AD4"/>
  </w:style>
  <w:style w:type="paragraph" w:customStyle="1" w:styleId="CoverURL">
    <w:name w:val="CoverURL"/>
    <w:basedOn w:val="CoverData"/>
    <w:link w:val="CoverURLChar"/>
    <w:autoRedefine/>
    <w:rsid w:val="00F00A47"/>
    <w:pPr>
      <w:tabs>
        <w:tab w:val="center" w:pos="5103"/>
        <w:tab w:val="right" w:pos="10206"/>
      </w:tabs>
    </w:pPr>
    <w:rPr>
      <w:b/>
      <w:color w:val="0000FF"/>
      <w:sz w:val="22"/>
    </w:rPr>
  </w:style>
  <w:style w:type="table" w:customStyle="1" w:styleId="InfineonStandard">
    <w:name w:val="Infineon Standard"/>
    <w:basedOn w:val="TableNormal"/>
    <w:uiPriority w:val="99"/>
    <w:rsid w:val="00B612D5"/>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7D4F7F"/>
    <w:rPr>
      <w:sz w:val="24"/>
      <w:szCs w:val="28"/>
    </w:rPr>
  </w:style>
  <w:style w:type="character" w:customStyle="1" w:styleId="CoverURLChar">
    <w:name w:val="CoverURL Char"/>
    <w:basedOn w:val="CoverDataChar"/>
    <w:link w:val="CoverURL"/>
    <w:rsid w:val="00F00A47"/>
    <w:rPr>
      <w:b/>
      <w:color w:val="0000FF"/>
      <w:sz w:val="24"/>
      <w:szCs w:val="28"/>
    </w:rPr>
  </w:style>
  <w:style w:type="paragraph" w:customStyle="1" w:styleId="PageTitle">
    <w:name w:val="PageTitle"/>
    <w:basedOn w:val="CoverTitle"/>
    <w:autoRedefine/>
    <w:rsid w:val="00256C2B"/>
    <w:rPr>
      <w:spacing w:val="0"/>
      <w:sz w:val="28"/>
      <w:szCs w:val="24"/>
    </w:rPr>
  </w:style>
  <w:style w:type="paragraph" w:customStyle="1" w:styleId="PageTitleContinued">
    <w:name w:val="PageTitleContinued"/>
    <w:basedOn w:val="CoverTitle"/>
    <w:rsid w:val="00256C2B"/>
    <w:rPr>
      <w:spacing w:val="0"/>
      <w:sz w:val="24"/>
      <w:szCs w:val="24"/>
    </w:rPr>
  </w:style>
  <w:style w:type="paragraph" w:customStyle="1" w:styleId="CoverConfidential">
    <w:name w:val="CoverConfidential"/>
    <w:basedOn w:val="CoverDocTop1"/>
    <w:rsid w:val="004C3861"/>
    <w:rPr>
      <w:rFonts w:ascii="Source Sans Pro Semibold" w:hAnsi="Source Sans Pro Semibold"/>
      <w:b w:val="0"/>
      <w:color w:val="FF0000"/>
      <w:spacing w:val="20"/>
      <w:sz w:val="22"/>
    </w:rPr>
  </w:style>
  <w:style w:type="paragraph" w:styleId="TOCHeading">
    <w:name w:val="TOC Heading"/>
    <w:basedOn w:val="Heading1"/>
    <w:next w:val="Normal"/>
    <w:uiPriority w:val="39"/>
    <w:semiHidden/>
    <w:unhideWhenUsed/>
    <w:qFormat/>
    <w:rsid w:val="00233F58"/>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 w:val="28"/>
      <w:szCs w:val="28"/>
      <w:lang w:eastAsia="ja-JP"/>
    </w:rPr>
  </w:style>
  <w:style w:type="paragraph" w:customStyle="1" w:styleId="LegalCover">
    <w:name w:val="LegalCover"/>
    <w:basedOn w:val="Footer"/>
    <w:rsid w:val="000C7B99"/>
    <w:rPr>
      <w:color w:val="FF0000"/>
    </w:rPr>
  </w:style>
  <w:style w:type="character" w:customStyle="1" w:styleId="LegalCoverReadMe">
    <w:name w:val="LegalCoverReadMe"/>
    <w:basedOn w:val="DefaultParagraphFont"/>
    <w:uiPriority w:val="1"/>
    <w:rsid w:val="008C37B0"/>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8E7E12"/>
    <w:rPr>
      <w:b/>
      <w:noProof/>
    </w:rPr>
  </w:style>
  <w:style w:type="paragraph" w:customStyle="1" w:styleId="CodeInCodeTable">
    <w:name w:val="CodeInCodeTable"/>
    <w:basedOn w:val="Code"/>
    <w:autoRedefine/>
    <w:rsid w:val="00DE3FC8"/>
    <w:pPr>
      <w:numPr>
        <w:numId w:val="27"/>
      </w:numPr>
      <w:tabs>
        <w:tab w:val="left" w:pos="10206"/>
      </w:tabs>
      <w:spacing w:before="20" w:after="20"/>
      <w:contextualSpacing/>
    </w:pPr>
    <w:rPr>
      <w:rFonts w:ascii="Courier" w:hAnsi="Courier"/>
    </w:rPr>
  </w:style>
  <w:style w:type="numbering" w:customStyle="1" w:styleId="CodeListTemplate">
    <w:name w:val="CodeListTemplate"/>
    <w:rsid w:val="00DE3FC8"/>
    <w:pPr>
      <w:numPr>
        <w:numId w:val="24"/>
      </w:numPr>
    </w:pPr>
  </w:style>
  <w:style w:type="paragraph" w:customStyle="1" w:styleId="CodeTableTitle">
    <w:name w:val="CodeTableTitle"/>
    <w:basedOn w:val="Body"/>
    <w:next w:val="Body"/>
    <w:autoRedefine/>
    <w:rsid w:val="00DE3FC8"/>
    <w:pPr>
      <w:numPr>
        <w:numId w:val="28"/>
      </w:numPr>
      <w:spacing w:before="1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1192307699">
      <w:bodyDiv w:val="1"/>
      <w:marLeft w:val="0"/>
      <w:marRight w:val="0"/>
      <w:marTop w:val="0"/>
      <w:marBottom w:val="0"/>
      <w:divBdr>
        <w:top w:val="none" w:sz="0" w:space="0" w:color="auto"/>
        <w:left w:val="none" w:sz="0" w:space="0" w:color="auto"/>
        <w:bottom w:val="none" w:sz="0" w:space="0" w:color="auto"/>
        <w:right w:val="none" w:sz="0" w:space="0" w:color="auto"/>
      </w:divBdr>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4.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Nyquist%E2%80%93Shannon_sampling_theorem" TargetMode="External"/><Relationship Id="rId2" Type="http://schemas.openxmlformats.org/officeDocument/2006/relationships/numbering" Target="numbering.xml"/><Relationship Id="rId16" Type="http://schemas.openxmlformats.org/officeDocument/2006/relationships/hyperlink" Target="http://endic.naver.com/enkrEntry.nhn?entryId=4c022d97b37241898afa563fec31e052&amp;query=knocking+phenomena"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3" Type="http://schemas.openxmlformats.org/officeDocument/2006/relationships/hyperlink" Target="mailto:erratum@infineon.com;ctdd@infineon.com?subject=Document%20question%20" TargetMode="External"/><Relationship Id="rId2" Type="http://schemas.openxmlformats.org/officeDocument/2006/relationships/package" Target="embeddings/Microsoft_Visio_Drawing1.vsdx"/><Relationship Id="rId1" Type="http://schemas.openxmlformats.org/officeDocument/2006/relationships/image" Target="media/image36.emf"/><Relationship Id="rId6" Type="http://schemas.openxmlformats.org/officeDocument/2006/relationships/hyperlink" Target="http://www.infineon.com/" TargetMode="External"/><Relationship Id="rId5" Type="http://schemas.openxmlformats.org/officeDocument/2006/relationships/hyperlink" Target="mailto:erratum@infineon.com;ctdd@infineon.com?subject=Document%20question%20" TargetMode="External"/><Relationship Id="rId4"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emf"/><Relationship Id="rId1" Type="http://schemas.openxmlformats.org/officeDocument/2006/relationships/image" Target="media/image3.emf"/><Relationship Id="rId4"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14.xml><?xml version="1.0" encoding="utf-8"?>
<customUI xmlns="http://schemas.microsoft.com/office/2009/07/customui">
  <ribbon startFromScratch="false">
    <tabs>
      <tab id="CustomTab1" label="IFX">
        <group id="CustGrp1" label="Macros">
          <button id="Btn1" label="IFX Template Migration" imageMso="ReviewDisplayForReview" onAction="CopyFullDoc"/>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EA174-0C8E-4223-84ED-3491F872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Engine knock detection using AURIX</vt:lpstr>
    </vt:vector>
  </TitlesOfParts>
  <Company>Infineon Technologies AG</Company>
  <LinksUpToDate>false</LinksUpToDate>
  <CharactersWithSpaces>16775</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 knock detection using AURIX</dc:title>
  <dc:creator>Infineon Technologies AG</dc:creator>
  <cp:keywords>Infineon,AURIX,32-bit,Knock,detection</cp:keywords>
  <cp:lastModifiedBy>Han Steve (IFKOR ATV SMD AP SAE MC1)</cp:lastModifiedBy>
  <cp:revision>2</cp:revision>
  <cp:lastPrinted>2015-09-29T08:31:00Z</cp:lastPrinted>
  <dcterms:created xsi:type="dcterms:W3CDTF">2016-09-26T05:45:00Z</dcterms:created>
  <dcterms:modified xsi:type="dcterms:W3CDTF">2016-09-26T05:45:00Z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v_NameLong1">
    <vt:lpwstr> </vt:lpwstr>
  </property>
  <property fmtid="{D5CDD505-2E9C-101B-9397-08002B2CF9AE}" pid="3" name="Dev_NameShort1">
    <vt:lpwstr> </vt:lpwstr>
  </property>
  <property fmtid="{D5CDD505-2E9C-101B-9397-08002B2CF9AE}" pid="4" name="Dev_Package1">
    <vt:lpwstr> </vt:lpwstr>
  </property>
  <property fmtid="{D5CDD505-2E9C-101B-9397-08002B2CF9AE}" pid="5" name="Dev_Version1">
    <vt:lpwstr> </vt:lpwstr>
  </property>
  <property fmtid="{D5CDD505-2E9C-101B-9397-08002B2CF9AE}" pid="6" name="Device1">
    <vt:lpwstr> </vt:lpwstr>
  </property>
  <property fmtid="{D5CDD505-2E9C-101B-9397-08002B2CF9AE}" pid="7" name="Doc_ConfidentialStatus">
    <vt:lpwstr>Restricted</vt:lpwstr>
  </property>
  <property fmtid="{D5CDD505-2E9C-101B-9397-08002B2CF9AE}" pid="8" name="Doc_IssueDate">
    <vt:lpwstr>2016-09-05</vt:lpwstr>
  </property>
  <property fmtid="{D5CDD505-2E9C-101B-9397-08002B2CF9AE}" pid="9" name="Doc_State">
    <vt:lpwstr>V1.0</vt:lpwstr>
  </property>
  <property fmtid="{D5CDD505-2E9C-101B-9397-08002B2CF9AE}" pid="10" name="Doc_Type">
    <vt:lpwstr>Application Note</vt:lpwstr>
  </property>
  <property fmtid="{D5CDD505-2E9C-101B-9397-08002B2CF9AE}" pid="11" name="Doc_Number">
    <vt:lpwstr>AP32348</vt:lpwstr>
  </property>
  <property fmtid="{D5CDD505-2E9C-101B-9397-08002B2CF9AE}" pid="12" name="Product_SalesCode">
    <vt:lpwstr>Product_SalesCode</vt:lpwstr>
  </property>
  <property fmtid="{D5CDD505-2E9C-101B-9397-08002B2CF9AE}" pid="13" name="Product_Version">
    <vt:lpwstr>Product_Version</vt:lpwstr>
  </property>
  <property fmtid="{D5CDD505-2E9C-101B-9397-08002B2CF9AE}" pid="14" name="Family">
    <vt:lpwstr>Family</vt:lpwstr>
  </property>
  <property fmtid="{D5CDD505-2E9C-101B-9397-08002B2CF9AE}" pid="15" name="Family_continued">
    <vt:lpwstr>Family_continued</vt:lpwstr>
  </property>
  <property fmtid="{D5CDD505-2E9C-101B-9397-08002B2CF9AE}" pid="16" name="Doc_Reference">
    <vt:lpwstr>AP32348</vt:lpwstr>
  </property>
  <property fmtid="{D5CDD505-2E9C-101B-9397-08002B2CF9AE}" pid="17" name="Title_continued">
    <vt:lpwstr>32-bit microcontroller</vt:lpwstr>
  </property>
  <property fmtid="{D5CDD505-2E9C-101B-9397-08002B2CF9AE}" pid="18" name="URL">
    <vt:lpwstr>www.infineon.com</vt:lpwstr>
  </property>
  <property fmtid="{D5CDD505-2E9C-101B-9397-08002B2CF9AE}" pid="19" name="Title">
    <vt:lpwstr>Engine knock detection using AURIX™</vt:lpwstr>
  </property>
</Properties>
</file>